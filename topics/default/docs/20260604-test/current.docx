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2C93" w14:textId="77777777" w:rsidR="00924BDF" w:rsidRDefault="00000000">
      <w:pPr>
        <w:jc w:val="center"/>
        <w:rPr>
          <w:b/>
          <w:bCs/>
          <w:szCs w:val="21"/>
        </w:rPr>
      </w:pPr>
      <w:r>
        <w:t>公共政策中的短视现象：概念谱系、生成机理与理论反思</w:t>
      </w:r>
    </w:p>
    <w:p w14:paraId="6D9ED02C" w14:textId="77777777" w:rsidR="00924BDF" w:rsidRDefault="00000000">
      <w:pPr>
        <w:jc w:val="center"/>
        <w:rPr>
          <w:szCs w:val="21"/>
        </w:rPr>
      </w:pPr>
      <w:r>
        <w:t>张狄桉 张友浪</w:t>
      </w:r>
    </w:p>
    <w:p w14:paraId="67A5C151" w14:textId="0F3F321B" w:rsidR="00924BDF" w:rsidRDefault="00000000">
      <w:pPr>
        <w:rPr>
          <w:color w:val="FF0000"/>
          <w:szCs w:val="21"/>
        </w:rPr>
      </w:pPr>
      <w:r>
        <w:t>摘要：政策短视是公共治理中以时间视野失衡为特征的决策现象，主要表现为公共决策过程中对短期可见收益的优先关注，以及对长期成本、延迟收益与跨期风险的持续低估。相关研究已广泛分布于等不同传统之中，但在概念界定、解释路径与分析层级方面仍缺乏系统整合。基于概念史梳理与跨学科文献回顾，本文辨析政策短视与短期主义政策、政策波动等相近概念之间的关系；从既有研究中归纳出环境压力、制度激励与认知约束三个主要分析维度，以理解政策时间视野问题的形成条件及其作用过程。研究进一步表明，政策短视不仅表现为短期决策倾向，还可能通过资源、风险治理弱化以及组织学习受限等路径，对长期治理能力与政策可持续性产生影响。基于此，本文提出中国情境下政策短视研究的未来议程，认为有必要将政策时间视野纳入公共治理分析之中，为在中国情境下开展政策短视机制、治理后果与制度回应的系统研究提供参考。</w:t>
      </w:r>
    </w:p>
    <w:p w14:paraId="5CF62AAC" w14:textId="77777777" w:rsidR="00924BDF" w:rsidRDefault="00000000">
      <w:pPr>
        <w:rPr>
          <w:szCs w:val="21"/>
        </w:rPr>
      </w:pPr>
      <w:r>
        <w:t>关键词：政策短视；正确政绩观；跨期治理；制度激励；认知约束</w:t>
      </w:r>
    </w:p>
    <w:p w14:paraId="6ACFF80D" w14:textId="77777777" w:rsidR="00924BDF" w:rsidRDefault="00000000">
      <w:pPr>
        <w:jc w:val="center"/>
        <w:rPr>
          <w:b/>
          <w:bCs/>
          <w:szCs w:val="21"/>
        </w:rPr>
      </w:pPr>
      <w:r>
        <w:t>Policy Myopia in Public Policy: Conceptual Foundations, Mechanisms,</w:t>
      </w:r>
    </w:p>
    <w:p w14:paraId="476BF652" w14:textId="77777777" w:rsidR="00924BDF" w:rsidRDefault="00000000">
      <w:pPr>
        <w:jc w:val="center"/>
        <w:rPr>
          <w:b/>
          <w:bCs/>
          <w:szCs w:val="21"/>
        </w:rPr>
      </w:pPr>
      <w:r>
        <w:rPr>
          <w:rFonts w:hint="eastAsia"/>
          <w:b/>
          <w:bCs/>
          <w:szCs w:val="21"/>
        </w:rPr>
        <w:t>and Theoretical Reflections</w:t>
      </w:r>
    </w:p>
    <w:p w14:paraId="13D57B56" w14:textId="77777777" w:rsidR="00924BDF" w:rsidRDefault="00000000">
      <w:pPr>
        <w:rPr>
          <w:color w:val="FF0000"/>
          <w:szCs w:val="21"/>
        </w:rPr>
      </w:pPr>
      <w:r>
        <w:rPr>
          <w:b/>
          <w:bCs/>
          <w:szCs w:val="21"/>
        </w:rPr>
        <w:t>Abstract:</w:t>
      </w:r>
      <w:r>
        <w:rPr>
          <w:rFonts w:hint="eastAsia"/>
          <w:color w:val="FF0000"/>
          <w:szCs w:val="21"/>
        </w:rPr>
        <w:t xml:space="preserve"> Policy myopia is a decision-making phenomenon in public governance characterized by a</w:t>
      </w:r>
      <w:ins w:id="9" w:author="Microsoft Office User" w:date="2026-06-01T22:54:00Z">
        <w:r>
          <w:rPr>
            <w:rFonts w:hint="eastAsia"/>
            <w:color w:val="FF0000"/>
            <w:szCs w:val="21"/>
          </w:rPr>
          <w:t>n</w:t>
        </w:r>
      </w:ins>
      <w:r>
        <w:rPr>
          <w:rFonts w:hint="eastAsia"/>
          <w:color w:val="FF0000"/>
          <w:szCs w:val="21"/>
        </w:rPr>
        <w:t xml:space="preserve"> imbalance</w:t>
      </w:r>
      <w:ins w:id="10" w:author="Microsoft Office User" w:date="2026-06-01T22:54:00Z">
        <w:r>
          <w:rPr>
            <w:rFonts w:hint="eastAsia"/>
            <w:color w:val="FF0000"/>
            <w:szCs w:val="21"/>
          </w:rPr>
          <w:t xml:space="preserve"> in time horizon</w:t>
        </w:r>
      </w:ins>
      <w:r>
        <w:rPr>
          <w:rFonts w:hint="eastAsia"/>
          <w:color w:val="FF0000"/>
          <w:szCs w:val="21"/>
        </w:rPr>
        <w:t>: the systematic prioritization of short-term visible benefits and persistent underestimation of long-term costs, delayed returns, and intertemporal risks. Relevant research spans political science, economics, management, and psychology, but lacks systematic integration in concept definition, explanatory pathways, and analytical levels. Drawing on conceptual genealogy and an interdisciplinary literature review, this paper distinguishes policy myopia from adjacent concepts such as short-termist policy and policy volatility, and synthesizes three analytical dimensions</w:t>
      </w:r>
      <w:r>
        <w:rPr>
          <w:rFonts w:hint="eastAsia"/>
          <w:color w:val="FF0000"/>
          <w:szCs w:val="21"/>
        </w:rPr>
        <w:t>—</w:t>
      </w:r>
      <w:r>
        <w:rPr>
          <w:rFonts w:hint="eastAsia"/>
          <w:color w:val="FF0000"/>
          <w:szCs w:val="21"/>
        </w:rPr>
        <w:t>environmental pressures, institutional incentives, and cognitive constraints</w:t>
      </w:r>
      <w:r>
        <w:rPr>
          <w:rFonts w:hint="eastAsia"/>
          <w:color w:val="FF0000"/>
          <w:szCs w:val="21"/>
        </w:rPr>
        <w:t>—</w:t>
      </w:r>
      <w:r>
        <w:rPr>
          <w:rFonts w:hint="eastAsia"/>
          <w:color w:val="FF0000"/>
          <w:szCs w:val="21"/>
        </w:rPr>
        <w:t xml:space="preserve">to explain the formation and operation of policy time horizon problems. The analysis further shows that policy myopia not only reflects short-term decision bias but also undermines long-term governance capacity and policy sustainability through resource allocation bias, weakened </w:t>
      </w:r>
      <w:r>
        <w:rPr>
          <w:rFonts w:hint="eastAsia"/>
          <w:color w:val="FF0000"/>
          <w:szCs w:val="21"/>
        </w:rPr>
        <w:lastRenderedPageBreak/>
        <w:t>risk governance, and constrained organizational learning. Accordingly, this paper proposes a future research agenda for policy myopia in the Chinese context, arguing for integrating policy time horizons into public governance analysis to inform systematic research on its mechanisms, consequences, and institutional responses</w:t>
      </w:r>
      <w:r>
        <w:rPr>
          <w:color w:val="FF0000"/>
          <w:szCs w:val="21"/>
        </w:rPr>
        <w:t>.</w:t>
      </w:r>
    </w:p>
    <w:p w14:paraId="7FE95A05" w14:textId="77777777" w:rsidR="00924BDF" w:rsidRDefault="00000000">
      <w:pPr>
        <w:rPr>
          <w:szCs w:val="21"/>
        </w:rPr>
      </w:pPr>
      <w:r>
        <w:rPr>
          <w:b/>
          <w:bCs/>
          <w:szCs w:val="21"/>
        </w:rPr>
        <w:t>Keywords:</w:t>
      </w:r>
      <w:r>
        <w:rPr>
          <w:szCs w:val="21"/>
        </w:rPr>
        <w:t> policy myopia;</w:t>
      </w:r>
      <w:r>
        <w:rPr>
          <w:color w:val="FF0000"/>
          <w:szCs w:val="21"/>
        </w:rPr>
        <w:t xml:space="preserve"> correct view of political achievement;</w:t>
      </w:r>
      <w:r>
        <w:rPr>
          <w:szCs w:val="21"/>
        </w:rPr>
        <w:t xml:space="preserve"> intertemporal governance; institutional incentives; cognitive constraints</w:t>
      </w:r>
    </w:p>
    <w:p w14:paraId="362F7278" w14:textId="77777777" w:rsidR="00924BDF" w:rsidRDefault="00000000">
      <w:pPr>
        <w:pStyle w:val="1"/>
      </w:pPr>
      <w:r>
        <w:t>一、引言</w:t>
      </w:r>
    </w:p>
    <w:bookmarkEnd w:id="11"/>
    <w:p w14:paraId="28A71F04" w14:textId="4F3D3357" w:rsidR="00924BDF" w:rsidRDefault="00000000">
      <w:pPr>
        <w:ind w:firstLine="420"/>
        <w:rPr>
          <w:color w:val="FF0000"/>
          <w:szCs w:val="21"/>
        </w:rPr>
      </w:pPr>
      <w:r>
        <w:t>政策短视（policy myopia）是公共治理中普遍存在的一种时间失衡现象，指决策者过度关注短期绩效与即时收益，而系统性地低估行动的长期影响与跨期代价。随着气候变化、人口老龄化、财政可持续性等长期议题日益凸显，如何在短期压力与长期目标间取得平衡，已成为各国治理实践的核心挑战。在中国经济社会快速转型的背景下，政策的跨期平衡问题同样。例如，来自权威报刊的长期数据显示，“短视”“可持续发展”等议题的讨论频率近年连创新高（见图1），反映出在高质量发展导向下，政策的时间视野正成为治理关注焦点。党的十八大以来，习近平总书记围绕树立和践行正确政绩观作出一系列重要论述，要求“既要做让老百姓看得见、摸得着、得实惠的实事，也要做为后人作铺垫、打基础、利长远的好事”。这种对长远统筹的重视，也根植于中国更广泛的政治治理传统——历来强调兼顾阶段目标与长期秩序（郑家昊，2016），构成了理解当代中国政策时间视野问题的独特制度背景与价值导向。</w:t>
      </w:r>
    </w:p>
    <w:p w14:paraId="5C709871" w14:textId="77777777" w:rsidR="00924BDF" w:rsidRDefault="00000000">
      <w:pPr>
        <w:ind w:firstLine="420"/>
        <w:jc w:val="center"/>
      </w:pPr>
      <w:r>
        <w:rPr>
          <w:rFonts w:hint="eastAsia"/>
          <w:noProof/>
          <w:szCs w:val="21"/>
        </w:rPr>
        <w:drawing>
          <wp:inline distT="0" distB="0" distL="0" distR="0" wp14:anchorId="3496192D" wp14:editId="5D3B06D4">
            <wp:extent cx="3947795" cy="1697990"/>
            <wp:effectExtent l="0" t="0" r="5080" b="6985"/>
            <wp:docPr id="59092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20434" name="图片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7795" cy="1697990"/>
                    </a:xfrm>
                    <a:prstGeom prst="rect">
                      <a:avLst/>
                    </a:prstGeom>
                  </pic:spPr>
                </pic:pic>
              </a:graphicData>
            </a:graphic>
          </wp:inline>
        </w:drawing>
      </w:r>
    </w:p>
    <w:p w14:paraId="6694FE91" w14:textId="77777777" w:rsidR="00924BDF" w:rsidRDefault="00000000">
      <w:pPr>
        <w:pStyle w:val="a3"/>
        <w:jc w:val="center"/>
        <w:rPr>
          <w:rFonts w:ascii="宋体" w:eastAsia="宋体" w:hAnsi="宋体"/>
          <w:szCs w:val="21"/>
        </w:rPr>
      </w:pPr>
      <w:commentRangeStart w:id="23"/>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1</w:t>
      </w:r>
      <w:r>
        <w:rPr>
          <w:rFonts w:ascii="宋体" w:eastAsia="宋体" w:hAnsi="宋体"/>
        </w:rPr>
        <w:fldChar w:fldCharType="end"/>
      </w:r>
      <w:r>
        <w:rPr>
          <w:rFonts w:ascii="宋体" w:eastAsia="宋体" w:hAnsi="宋体" w:hint="eastAsia"/>
        </w:rPr>
        <w:t xml:space="preserve"> 2000-2025年权威报刊相关报道数量统计</w:t>
      </w:r>
      <w:commentRangeEnd w:id="23"/>
      <w:r w:rsidR="000833E8">
        <w:rPr>
          <w:rStyle w:val="af9"/>
          <w:rFonts w:ascii="宋体" w:eastAsia="宋体" w:hAnsi="宋体"/>
          <w:sz w:val="20"/>
        </w:rPr>
        <w:commentReference w:id="23"/>
      </w:r>
    </w:p>
    <w:p w14:paraId="7CF6E081" w14:textId="77777777" w:rsidR="00924BDF" w:rsidRDefault="00000000">
      <w:pPr>
        <w:ind w:firstLine="420"/>
        <w:rPr>
          <w:color w:val="FF0000"/>
          <w:szCs w:val="21"/>
        </w:rPr>
      </w:pPr>
      <w:r>
        <w:t>围绕政策短视问题，国内外研究已积累了丰富成果，从最初关注政策设计中的短期化倾向（罗遐，2006），逐步扩展至官员激励、财政行为、环境治理、区域创新与公共组织运行等领域（Persson &amp; Zhuravskaya，2016；Zhao, Choy &amp; Chau，2023；Zhang et al.，2025）。政治学、公共管理学、行为科学及经济学等多学科对此持续关注，将政策短视视为理解长期治理能力、政策可持续性与制度韧性的关键切入点。然而，总体而言，现有研究呈现出明显的碎片化特征：“政策短视”常与短期主义、政策波动、急功近利等概念交叉混用，尚未得到清晰界定；大量研究分散于不同政策领域与制度情境，对政策短视的生成形成了多元、分散的解释路径、缺乏系统整合。如何在既有基础上推进概念澄清、理论整合与知识积累，已成为政策短视研究深化发展的关键议题。</w:t>
      </w:r>
    </w:p>
    <w:p w14:paraId="260FC148" w14:textId="77777777" w:rsidR="00924BDF" w:rsidRDefault="00000000">
      <w:pPr>
        <w:ind w:firstLine="420"/>
        <w:rPr>
          <w:color w:val="FF0000"/>
          <w:szCs w:val="21"/>
        </w:rPr>
      </w:pPr>
      <w:r>
        <w:rPr>
          <w:rFonts w:hint="eastAsia"/>
          <w:color w:val="FF0000"/>
          <w:szCs w:val="21"/>
        </w:rPr>
        <w:t>基于此，本文以国内外关于政策短视的研究为基础，对既有文献进行系统梳理。文章首先辨析政策短视与相关概念之间的联系与区别，明确政策短视的内涵边界；归纳既有研究关于政策短视形成机制的主要解释路径，梳理政策短视对治理能力的持续影响。尝试推动政策短视研究从分散的经验讨论走向更具系统性的“政策时间视野”分析，并为理解中国情境下长期治理能力、政策可持续性以及正确政绩观导向下的制度回应提供理论参考。</w:t>
      </w:r>
    </w:p>
    <w:p w14:paraId="4576A9C4" w14:textId="77777777" w:rsidR="00924BDF" w:rsidRDefault="00000000">
      <w:pPr>
        <w:pStyle w:val="1"/>
      </w:pPr>
      <w:r>
        <w:rPr>
          <w:rFonts w:hint="eastAsia"/>
        </w:rPr>
        <w:t>二、政策短视的概念图谱</w:t>
      </w:r>
    </w:p>
    <w:p w14:paraId="745BB066" w14:textId="77777777" w:rsidR="00924BDF" w:rsidRDefault="00000000">
      <w:pPr>
        <w:ind w:firstLine="420"/>
        <w:outlineLvl w:val="1"/>
        <w:rPr>
          <w:b/>
          <w:bCs/>
        </w:rPr>
      </w:pPr>
      <w:r>
        <w:rPr>
          <w:rFonts w:hint="eastAsia"/>
          <w:b/>
          <w:bCs/>
        </w:rPr>
        <w:t>（一）概念演</w:t>
      </w:r>
      <w:commentRangeStart w:id="26"/>
      <w:r>
        <w:rPr>
          <w:rFonts w:hint="eastAsia"/>
          <w:b/>
          <w:bCs/>
        </w:rPr>
        <w:t>进：从规范性批评到分析性概念</w:t>
      </w:r>
    </w:p>
    <w:p w14:paraId="7C8B1DFB" w14:textId="77777777" w:rsidR="00924BDF" w:rsidRDefault="00000000">
      <w:pPr>
        <w:ind w:firstLine="420"/>
        <w:rPr>
          <w:color w:val="FF0000"/>
        </w:rPr>
      </w:pPr>
      <w:r>
        <w:t>政策短视（policy myopia）的理论内涵经历了由道德评价向分析工具逐步演化的过程。20世纪50—60年代，国际政治与公共政策研究中即已使用“short-sighted”“myopia”等术语批评政府为获取即时政治支持而牺牲长期安全或发展目标。这一时期的“短视”更多是一种道德—制度性指责：既隐含对决策者认知能力不足的批评，也指向国会政治、官僚惰性等制度因素，但尚未形成稳定的分析框架，概念边界较为模糊（Hilsman，1958；Schnore，1960）。20世纪80年代以后，随着宏观经济学与最优控制理论的发展，学界开始尝试将政策短视操作化为一种可分析的政策选择偏差。研究者将其界定为决策者在高贴现率与短规划视野下系统性低估未来成本与收益的行为模式，并通过贴现率、规划时长等指标对其进行间接测量（Chami &amp; Butterfield，1989）。这一操作化努力使“短视”从规范性评价转化为可被经验研究检验的分析变量。概念边界由此被初步界定为个体层面的时间偏好与跨期决策偏差。然而，单纯从个体时间偏好出发难以解释政策短期化何以在长期内持续存在——如果只是某些决策者的认知偏误，制度本身为何未能纠正它？这促使后续研究将目光转向更深层的制度与结构因素。</w:t>
      </w:r>
    </w:p>
    <w:p w14:paraId="000A19CD" w14:textId="77777777" w:rsidR="00924BDF" w:rsidRDefault="00000000">
      <w:pPr>
        <w:ind w:firstLine="420"/>
      </w:pPr>
      <w:r>
        <w:t>进入20世纪90年代以后，研究焦点进一步由个体时间偏好转向决策情境与组织结构。其中极具代表性的间断均衡理论（Punctuated Equilibrium Theory）揭示了政策变迁中“长期稳定—短期剧变”的结构性特征：在多数时期内，政策子系统保持封闭状态，由利益集团、官僚机构和国会委员会主导渐进调整，倾向于维护既有利益格局而系统性地压制与长期公共利益相关的信息与诉求；只有当外部冲击打破子系统封闭性、引发议程重置时，政策才可能出现非渐进式变革（Baumgartner &amp; Jones，1993）。虽然该理论并未直接使用“政策短视”这一术语，但其对子系统封闭性与问题定义权垄断的分析，为理解政策短期化倾向的制度根源提供了关键的理论基础——在这一视角下，政策短期化倾向并非个体非理性的产物，而是子系统封闭性、问题定义权垄断与注意力经济共同作用的结构性结果。随后，有学者将这一现象概括为“结构上难以看见未来”，意指制度本身限制了决策者对长期后果的感知能力（Farmer，1998）。这一视角与个体时间偏好形成互补，共同丰富了政策短视的理论解释。</w:t>
      </w:r>
    </w:p>
    <w:p w14:paraId="10CE29D9" w14:textId="77777777" w:rsidR="00924BDF" w:rsidRDefault="00000000">
      <w:pPr>
        <w:ind w:firstLine="420"/>
        <w:rPr>
          <w:color w:val="FF0000"/>
        </w:rPr>
      </w:pPr>
      <w:r>
        <w:rPr>
          <w:rFonts w:hint="eastAsia"/>
          <w:color w:val="FF0000"/>
        </w:rPr>
        <w:t>近年来，关于认知偏差与深度不确定性的研究进一步将政策短视与决策者的心理机制联系起来。与结构视角不同，这一研究方向重新聚焦于决策者的心理机制，但分析层次更为精细。相关研究表明，在复杂环境中，决策者往往依赖简化假设与短期信息进行判断，容易产生过度自信与不确定性低估，从而强化短期导向并增加政策失败风险（</w:t>
      </w:r>
      <w:r>
        <w:rPr>
          <w:rFonts w:hint="eastAsia"/>
          <w:color w:val="FF0000"/>
        </w:rPr>
        <w:t>Nair &amp; Howlett</w:t>
      </w:r>
      <w:r>
        <w:rPr>
          <w:rFonts w:hint="eastAsia"/>
          <w:color w:val="FF0000"/>
        </w:rPr>
        <w:t>，</w:t>
      </w:r>
      <w:r>
        <w:rPr>
          <w:rFonts w:hint="eastAsia"/>
          <w:color w:val="FF0000"/>
        </w:rPr>
        <w:t>2017</w:t>
      </w:r>
      <w:r>
        <w:rPr>
          <w:rFonts w:hint="eastAsia"/>
          <w:color w:val="FF0000"/>
        </w:rPr>
        <w:t>）。至此，政策短视逐渐从早期的规范性标签演变为一个跨学科整合的分析概念。其关注重点已由最初的个体时间偏好，扩展至制度环境、组织结构与认知约束等多重因素的综合作用。不同理论视角之间并非相互替代，而是从不同层面揭示了政策短期化倾向的形成条件与作用机制。</w:t>
      </w:r>
    </w:p>
    <w:p w14:paraId="502828FF" w14:textId="77777777" w:rsidR="00924BDF" w:rsidRDefault="00000000">
      <w:pPr>
        <w:ind w:firstLine="420"/>
        <w:outlineLvl w:val="1"/>
        <w:rPr>
          <w:b/>
          <w:bCs/>
        </w:rPr>
      </w:pPr>
      <w:r>
        <w:rPr>
          <w:rFonts w:hint="eastAsia"/>
          <w:b/>
          <w:bCs/>
        </w:rPr>
        <w:t>（二）概念边界：相近概念的差异与关联</w:t>
      </w:r>
    </w:p>
    <w:p w14:paraId="2FB99D33" w14:textId="77777777" w:rsidR="00924BDF" w:rsidRDefault="00000000">
      <w:pPr>
        <w:ind w:firstLine="420"/>
        <w:rPr>
          <w:color w:val="FF0000"/>
        </w:rPr>
      </w:pPr>
      <w:r>
        <w:rPr>
          <w:rFonts w:hint="eastAsia"/>
          <w:color w:val="FF0000"/>
        </w:rPr>
        <w:t>在公共政策研究中，政策短视常与短期主义政策、政策波动、急功近利、时间不一致性以及短命政策等概念交叉使用。这些概念虽然都涉及时间维度问题，但其分析对象、关注焦点与理论指向并不相同。对相关概念进行辨析，有助于明确政策短视的理论定位及其分析价值。短期主义政策通常指在特定情境下优先满足即时需求或短期目标的政策安排，其时间导向未必具有系统性偏差。在危机治理、灾害应对或经济紧急干预中，短期措施往往具有明确的现实合理性（</w:t>
      </w:r>
      <w:r>
        <w:rPr>
          <w:rFonts w:hint="eastAsia"/>
          <w:color w:val="FF0000"/>
        </w:rPr>
        <w:t>Tol</w:t>
      </w:r>
      <w:r>
        <w:rPr>
          <w:rFonts w:hint="eastAsia"/>
          <w:color w:val="FF0000"/>
        </w:rPr>
        <w:t>，</w:t>
      </w:r>
      <w:r>
        <w:rPr>
          <w:rFonts w:hint="eastAsia"/>
          <w:color w:val="FF0000"/>
        </w:rPr>
        <w:t>1998</w:t>
      </w:r>
      <w:r>
        <w:rPr>
          <w:rFonts w:hint="eastAsia"/>
          <w:color w:val="FF0000"/>
        </w:rPr>
        <w:t>）。需要强调的是，短期主义政策并不等同于政策短视。情境合理的中短期措施</w:t>
      </w:r>
      <w:commentRangeStart w:id="31"/>
      <w:r>
        <w:rPr>
          <w:rFonts w:hint="eastAsia"/>
          <w:color w:val="FF0000"/>
        </w:rPr>
        <w:t>与病理性的时间视野偏差在性质上存在根本差异：</w:t>
      </w:r>
      <w:commentRangeStart w:id="32"/>
      <w:r>
        <w:rPr>
          <w:rFonts w:hint="eastAsia"/>
          <w:color w:val="FF0000"/>
        </w:rPr>
        <w:t>前者是特定约束下的理性选择，后</w:t>
      </w:r>
      <w:commentRangeEnd w:id="32"/>
      <w:r w:rsidR="00037EDB">
        <w:rPr>
          <w:rStyle w:val="af9"/>
          <w:rFonts w:hint="eastAsia"/>
          <w:color w:val="FF0000"/>
          <w:szCs w:val="22"/>
        </w:rPr>
        <w:commentReference w:id="32"/>
      </w:r>
      <w:r>
        <w:rPr>
          <w:rFonts w:hint="eastAsia"/>
          <w:color w:val="FF0000"/>
        </w:rPr>
        <w:t>者则表现为对长期成本的系统性低估。将二者混为一谈，反而会削</w:t>
      </w:r>
      <w:commentRangeStart w:id="33"/>
      <w:commentRangeEnd w:id="33"/>
      <w:r>
        <w:rPr>
          <w:rStyle w:val="af9"/>
          <w:rFonts w:hint="eastAsia"/>
          <w:color w:val="FF0000"/>
          <w:szCs w:val="22"/>
        </w:rPr>
        <w:commentReference w:id="33"/>
      </w:r>
      <w:r>
        <w:rPr>
          <w:rFonts w:hint="eastAsia"/>
          <w:color w:val="FF0000"/>
        </w:rPr>
        <w:t>弱政策短视概念的批判效力。</w:t>
      </w:r>
      <w:commentRangeEnd w:id="31"/>
      <w:r w:rsidR="007D41E9">
        <w:rPr>
          <w:rStyle w:val="af9"/>
          <w:color w:val="FF0000"/>
          <w:szCs w:val="22"/>
        </w:rPr>
        <w:commentReference w:id="31"/>
      </w:r>
    </w:p>
    <w:p w14:paraId="1C7965C7" w14:textId="23B0FB52" w:rsidR="00924BDF" w:rsidRDefault="00000000">
      <w:pPr>
        <w:ind w:firstLine="420"/>
      </w:pPr>
      <w:r>
        <w:rPr>
          <w:rFonts w:hint="eastAsia"/>
          <w:color w:val="FF0000"/>
        </w:rPr>
        <w:t>政策波动关注政策连续性不足及调整频率过高等现象，其核心问题在于制度稳定性与政策可预期性（陈潭，</w:t>
      </w:r>
      <w:r>
        <w:rPr>
          <w:rFonts w:hint="eastAsia"/>
          <w:color w:val="FF0000"/>
        </w:rPr>
        <w:t>2011</w:t>
      </w:r>
      <w:r>
        <w:rPr>
          <w:rFonts w:hint="eastAsia"/>
          <w:color w:val="FF0000"/>
        </w:rPr>
        <w:t>）。政策短视可能导致政策频繁变化，但政策波动同样可能源于政策学习、环境适应或治理创新。因此，政策波动更多是一种政策运行状态，而非政策短视的直接体现。短命政策指生命周期较短、持续时间有限的政策现象（王振波，</w:t>
      </w:r>
      <w:r>
        <w:rPr>
          <w:rFonts w:hint="eastAsia"/>
          <w:color w:val="FF0000"/>
        </w:rPr>
        <w:t>2017</w:t>
      </w:r>
      <w:r>
        <w:rPr>
          <w:rFonts w:hint="eastAsia"/>
          <w:color w:val="FF0000"/>
        </w:rPr>
        <w:t>）。</w:t>
      </w:r>
      <w:r>
        <w:rPr>
          <w:rFonts w:hint="eastAsia"/>
          <w:color w:val="FF0000"/>
        </w:rPr>
        <w:lastRenderedPageBreak/>
        <w:t>这类政策可能源于政策短视，也可能来自试验性治理、公众反馈或执行失败等多种原因，更多体现为一种政策结果。急功近利强调行为主体追求即时收益的动机来源，背后可能涉及选举激励、晋升压力、政绩竞争等因素（孙立平，</w:t>
      </w:r>
      <w:r>
        <w:rPr>
          <w:rFonts w:hint="eastAsia"/>
          <w:color w:val="FF0000"/>
        </w:rPr>
        <w:t>1996</w:t>
      </w:r>
      <w:r>
        <w:rPr>
          <w:rFonts w:hint="eastAsia"/>
          <w:color w:val="FF0000"/>
        </w:rPr>
        <w:t>）。政策短视则关注公共决策在时间维度上的偏向特征——即如何处理短期收益与长期后果之间的关系。急功近利可能强化政策短视，但并不能涵盖其全部来源。时</w:t>
      </w:r>
      <w:commentRangeStart w:id="34"/>
      <w:r>
        <w:rPr>
          <w:rFonts w:hint="eastAsia"/>
          <w:color w:val="FF0000"/>
        </w:rPr>
        <w:t>间不一致性</w:t>
      </w:r>
      <w:ins w:id="35" w:author="Microsoft Office User" w:date="2026-06-04T23:50:00Z" w16du:dateUtc="2026-06-04T15:50:00Z">
        <w:r w:rsidR="007D41E9">
          <w:rPr>
            <w:rFonts w:hint="eastAsia"/>
            <w:color w:val="FF0000"/>
          </w:rPr>
          <w:t>(time inconsistency)</w:t>
        </w:r>
      </w:ins>
      <w:r>
        <w:rPr>
          <w:rFonts w:hint="eastAsia"/>
          <w:color w:val="FF0000"/>
        </w:rPr>
        <w:t>主要讨论决策者在不同时点对同一政策目标产生偏好变化，导致既定承诺难以兑现的问题，其理论基础来自动态博弈与理性选择研究（</w:t>
      </w:r>
      <w:r>
        <w:rPr>
          <w:rFonts w:hint="eastAsia"/>
          <w:color w:val="FF0000"/>
        </w:rPr>
        <w:t>Strotz</w:t>
      </w:r>
      <w:r>
        <w:rPr>
          <w:rFonts w:hint="eastAsia"/>
          <w:color w:val="FF0000"/>
        </w:rPr>
        <w:t>，</w:t>
      </w:r>
      <w:r>
        <w:rPr>
          <w:rFonts w:hint="eastAsia"/>
          <w:color w:val="FF0000"/>
        </w:rPr>
        <w:t>1955</w:t>
      </w:r>
      <w:r>
        <w:rPr>
          <w:rFonts w:hint="eastAsia"/>
          <w:color w:val="FF0000"/>
        </w:rPr>
        <w:t>；</w:t>
      </w:r>
      <w:r>
        <w:rPr>
          <w:rFonts w:hint="eastAsia"/>
          <w:color w:val="FF0000"/>
        </w:rPr>
        <w:t>Kydland &amp; Prescott</w:t>
      </w:r>
      <w:r>
        <w:rPr>
          <w:rFonts w:hint="eastAsia"/>
          <w:color w:val="FF0000"/>
        </w:rPr>
        <w:t>，</w:t>
      </w:r>
      <w:r>
        <w:rPr>
          <w:rFonts w:hint="eastAsia"/>
          <w:color w:val="FF0000"/>
        </w:rPr>
        <w:t>1977</w:t>
      </w:r>
      <w:r>
        <w:rPr>
          <w:rFonts w:hint="eastAsia"/>
          <w:color w:val="FF0000"/>
        </w:rPr>
        <w:t>）</w:t>
      </w:r>
      <w:commentRangeEnd w:id="34"/>
      <w:r w:rsidR="007D41E9">
        <w:rPr>
          <w:rStyle w:val="af9"/>
          <w:rFonts w:hint="eastAsia"/>
          <w:color w:val="FF0000"/>
          <w:szCs w:val="22"/>
        </w:rPr>
        <w:commentReference w:id="34"/>
      </w:r>
      <w:r>
        <w:rPr>
          <w:rFonts w:hint="eastAsia"/>
          <w:color w:val="FF0000"/>
        </w:rPr>
        <w:t>。这一概念关注跨期承诺与政策可信性，而政策短视更强调对未来影响的系统性低估，两者分析重点并不相同。</w:t>
      </w:r>
    </w:p>
    <w:p w14:paraId="784242C1" w14:textId="0C3A4AC1" w:rsidR="00924BDF" w:rsidDel="007D41E9" w:rsidRDefault="00000000" w:rsidP="007D41E9">
      <w:pPr>
        <w:ind w:firstLine="420"/>
        <w:rPr>
          <w:del w:id="36" w:author="Microsoft Office User" w:date="2026-06-04T23:48:00Z" w16du:dateUtc="2026-06-04T15:48:00Z"/>
        </w:rPr>
        <w:pPrChange w:id="37" w:author="Microsoft Office User" w:date="2026-06-04T23:48:00Z" w16du:dateUtc="2026-06-04T15:48:00Z">
          <w:pPr>
            <w:ind w:firstLine="420"/>
          </w:pPr>
        </w:pPrChange>
      </w:pPr>
      <w:r>
        <w:rPr>
          <w:rFonts w:hint="eastAsia"/>
          <w:color w:val="FF0000"/>
        </w:rPr>
        <w:t>综合来看，上述概念从不同角度反映了公共决策中的时间问题，但关注层面并不相同。急功近利侧重行为动机，时间不一致性关注跨期承诺，短期主义政策体现特定情境下的政策取向，而政策波动与短命政策更多表现为政策运行结果。相比之下，政策短视关注的是公共决策在时间维度上的系统性偏向——即对短期收益的优先关注及对长期后果的持续低估（</w:t>
      </w:r>
      <w:commentRangeStart w:id="38"/>
      <w:r>
        <w:rPr>
          <w:rFonts w:hint="eastAsia"/>
          <w:color w:val="FF0000"/>
        </w:rPr>
        <w:t>见表</w:t>
      </w:r>
      <w:r>
        <w:rPr>
          <w:rFonts w:hint="eastAsia"/>
          <w:color w:val="FF0000"/>
        </w:rPr>
        <w:t>1</w:t>
      </w:r>
      <w:commentRangeEnd w:id="38"/>
      <w:r w:rsidR="007D41E9">
        <w:rPr>
          <w:rStyle w:val="af9"/>
          <w:rFonts w:hint="eastAsia"/>
          <w:color w:val="FF0000"/>
          <w:szCs w:val="22"/>
        </w:rPr>
        <w:commentReference w:id="38"/>
      </w:r>
      <w:r>
        <w:rPr>
          <w:rFonts w:hint="eastAsia"/>
          <w:color w:val="FF0000"/>
        </w:rPr>
        <w:t>）。</w:t>
      </w:r>
    </w:p>
    <w:tbl>
      <w:tblPr>
        <w:tblStyle w:val="af3"/>
        <w:tblpPr w:leftFromText="180" w:rightFromText="180" w:vertAnchor="text" w:horzAnchor="page" w:tblpX="1882" w:tblpY="254"/>
        <w:tblOverlap w:val="never"/>
        <w:tblW w:w="0" w:type="auto"/>
        <w:tblLook w:val="04A0" w:firstRow="1" w:lastRow="0" w:firstColumn="1" w:lastColumn="0" w:noHBand="0" w:noVBand="1"/>
        <w:tblPrChange w:id="39" w:author="Microsoft Office User" w:date="2026-06-04T23:48:00Z" w16du:dateUtc="2026-06-04T15:48:00Z">
          <w:tblPr>
            <w:tblStyle w:val="af3"/>
            <w:tblpPr w:leftFromText="180" w:rightFromText="180" w:vertAnchor="text" w:horzAnchor="page" w:tblpX="1882" w:tblpY="254"/>
            <w:tblOverlap w:val="never"/>
            <w:tblW w:w="0" w:type="auto"/>
            <w:tblLook w:val="04A0" w:firstRow="1" w:lastRow="0" w:firstColumn="1" w:lastColumn="0" w:noHBand="0" w:noVBand="1"/>
          </w:tblPr>
        </w:tblPrChange>
      </w:tblPr>
      <w:tblGrid>
        <w:gridCol w:w="1532"/>
        <w:gridCol w:w="1274"/>
        <w:gridCol w:w="1520"/>
        <w:gridCol w:w="3970"/>
        <w:tblGridChange w:id="40">
          <w:tblGrid>
            <w:gridCol w:w="1532"/>
            <w:gridCol w:w="1274"/>
            <w:gridCol w:w="1520"/>
            <w:gridCol w:w="3970"/>
          </w:tblGrid>
        </w:tblGridChange>
      </w:tblGrid>
      <w:tr w:rsidR="00924BDF" w:rsidDel="007D41E9" w14:paraId="51B1266A" w14:textId="67B75682" w:rsidTr="007D41E9">
        <w:trPr>
          <w:del w:id="41" w:author="Microsoft Office User" w:date="2026-06-04T23:48:00Z" w16du:dateUtc="2026-06-04T15:48:00Z"/>
        </w:trPr>
        <w:tc>
          <w:tcPr>
            <w:tcW w:w="1532" w:type="dxa"/>
            <w:tcPrChange w:id="42" w:author="Microsoft Office User" w:date="2026-06-04T23:48:00Z" w16du:dateUtc="2026-06-04T15:48:00Z">
              <w:tcPr>
                <w:tcW w:w="1533" w:type="dxa"/>
              </w:tcPr>
            </w:tcPrChange>
          </w:tcPr>
          <w:p w14:paraId="2107E08C" w14:textId="63D2C911" w:rsidR="00924BDF" w:rsidDel="007D41E9" w:rsidRDefault="00000000" w:rsidP="007D41E9">
            <w:pPr>
              <w:ind w:firstLine="420"/>
              <w:rPr>
                <w:del w:id="43" w:author="Microsoft Office User" w:date="2026-06-04T23:48:00Z" w16du:dateUtc="2026-06-04T15:48:00Z"/>
                <w:rFonts w:ascii="楷体" w:eastAsia="楷体" w:hAnsi="楷体" w:cs="楷体"/>
                <w:b/>
                <w:bCs/>
                <w:color w:val="FF0000"/>
              </w:rPr>
              <w:pPrChange w:id="44" w:author="Microsoft Office User" w:date="2026-06-04T23:48:00Z" w16du:dateUtc="2026-06-04T15:48:00Z">
                <w:pPr>
                  <w:framePr w:hSpace="180" w:wrap="around" w:vAnchor="text" w:hAnchor="page" w:x="1882" w:y="254"/>
                  <w:spacing w:line="240" w:lineRule="auto"/>
                  <w:suppressOverlap/>
                  <w:jc w:val="center"/>
                </w:pPr>
              </w:pPrChange>
            </w:pPr>
            <w:del w:id="45" w:author="Microsoft Office User" w:date="2026-06-04T23:48:00Z" w16du:dateUtc="2026-06-04T15:48:00Z">
              <w:r w:rsidDel="007D41E9">
                <w:rPr>
                  <w:rFonts w:ascii="楷体" w:eastAsia="楷体" w:hAnsi="楷体" w:cs="楷体" w:hint="eastAsia"/>
                  <w:b/>
                  <w:bCs/>
                  <w:color w:val="FF0000"/>
                </w:rPr>
                <w:delText>概念</w:delText>
              </w:r>
            </w:del>
          </w:p>
        </w:tc>
        <w:tc>
          <w:tcPr>
            <w:tcW w:w="1274" w:type="dxa"/>
            <w:tcPrChange w:id="46" w:author="Microsoft Office User" w:date="2026-06-04T23:48:00Z" w16du:dateUtc="2026-06-04T15:48:00Z">
              <w:tcPr>
                <w:tcW w:w="1275" w:type="dxa"/>
              </w:tcPr>
            </w:tcPrChange>
          </w:tcPr>
          <w:p w14:paraId="463E2D0E" w14:textId="30A273A0" w:rsidR="00924BDF" w:rsidDel="007D41E9" w:rsidRDefault="00000000" w:rsidP="007D41E9">
            <w:pPr>
              <w:ind w:firstLine="420"/>
              <w:rPr>
                <w:del w:id="47" w:author="Microsoft Office User" w:date="2026-06-04T23:48:00Z" w16du:dateUtc="2026-06-04T15:48:00Z"/>
                <w:rFonts w:ascii="楷体" w:eastAsia="楷体" w:hAnsi="楷体" w:cs="楷体"/>
                <w:b/>
                <w:bCs/>
                <w:color w:val="FF0000"/>
              </w:rPr>
              <w:pPrChange w:id="48" w:author="Microsoft Office User" w:date="2026-06-04T23:48:00Z" w16du:dateUtc="2026-06-04T15:48:00Z">
                <w:pPr>
                  <w:framePr w:hSpace="180" w:wrap="around" w:vAnchor="text" w:hAnchor="page" w:x="1882" w:y="254"/>
                  <w:spacing w:line="240" w:lineRule="auto"/>
                  <w:suppressOverlap/>
                  <w:jc w:val="center"/>
                </w:pPr>
              </w:pPrChange>
            </w:pPr>
            <w:del w:id="49" w:author="Microsoft Office User" w:date="2026-06-04T23:48:00Z" w16du:dateUtc="2026-06-04T15:48:00Z">
              <w:r w:rsidDel="007D41E9">
                <w:rPr>
                  <w:rFonts w:ascii="楷体" w:eastAsia="楷体" w:hAnsi="楷体" w:cs="楷体" w:hint="eastAsia"/>
                  <w:b/>
                  <w:bCs/>
                  <w:color w:val="FF0000"/>
                </w:rPr>
                <w:delText>关注焦点</w:delText>
              </w:r>
            </w:del>
          </w:p>
        </w:tc>
        <w:tc>
          <w:tcPr>
            <w:tcW w:w="1520" w:type="dxa"/>
            <w:tcPrChange w:id="50" w:author="Microsoft Office User" w:date="2026-06-04T23:48:00Z" w16du:dateUtc="2026-06-04T15:48:00Z">
              <w:tcPr>
                <w:tcW w:w="1522" w:type="dxa"/>
              </w:tcPr>
            </w:tcPrChange>
          </w:tcPr>
          <w:p w14:paraId="5A5355E4" w14:textId="564CF5F5" w:rsidR="00924BDF" w:rsidDel="007D41E9" w:rsidRDefault="00000000" w:rsidP="007D41E9">
            <w:pPr>
              <w:ind w:firstLine="420"/>
              <w:rPr>
                <w:del w:id="51" w:author="Microsoft Office User" w:date="2026-06-04T23:48:00Z" w16du:dateUtc="2026-06-04T15:48:00Z"/>
                <w:rFonts w:ascii="楷体" w:eastAsia="楷体" w:hAnsi="楷体" w:cs="楷体"/>
                <w:b/>
                <w:bCs/>
                <w:color w:val="FF0000"/>
              </w:rPr>
              <w:pPrChange w:id="52" w:author="Microsoft Office User" w:date="2026-06-04T23:48:00Z" w16du:dateUtc="2026-06-04T15:48:00Z">
                <w:pPr>
                  <w:framePr w:hSpace="180" w:wrap="around" w:vAnchor="text" w:hAnchor="page" w:x="1882" w:y="254"/>
                  <w:spacing w:line="240" w:lineRule="auto"/>
                  <w:suppressOverlap/>
                  <w:jc w:val="center"/>
                </w:pPr>
              </w:pPrChange>
            </w:pPr>
            <w:del w:id="53" w:author="Microsoft Office User" w:date="2026-06-04T23:48:00Z" w16du:dateUtc="2026-06-04T15:48:00Z">
              <w:r w:rsidDel="007D41E9">
                <w:rPr>
                  <w:rFonts w:ascii="楷体" w:eastAsia="楷体" w:hAnsi="楷体" w:cs="楷体" w:hint="eastAsia"/>
                  <w:b/>
                  <w:bCs/>
                  <w:color w:val="FF0000"/>
                </w:rPr>
                <w:delText>分析层级</w:delText>
              </w:r>
            </w:del>
          </w:p>
        </w:tc>
        <w:tc>
          <w:tcPr>
            <w:tcW w:w="3970" w:type="dxa"/>
            <w:tcPrChange w:id="54" w:author="Microsoft Office User" w:date="2026-06-04T23:48:00Z" w16du:dateUtc="2026-06-04T15:48:00Z">
              <w:tcPr>
                <w:tcW w:w="3975" w:type="dxa"/>
              </w:tcPr>
            </w:tcPrChange>
          </w:tcPr>
          <w:p w14:paraId="4A12E392" w14:textId="39A7716E" w:rsidR="00924BDF" w:rsidDel="007D41E9" w:rsidRDefault="00000000" w:rsidP="007D41E9">
            <w:pPr>
              <w:ind w:firstLine="420"/>
              <w:rPr>
                <w:del w:id="55" w:author="Microsoft Office User" w:date="2026-06-04T23:48:00Z" w16du:dateUtc="2026-06-04T15:48:00Z"/>
                <w:rFonts w:ascii="楷体" w:eastAsia="楷体" w:hAnsi="楷体" w:cs="楷体"/>
                <w:b/>
                <w:bCs/>
                <w:color w:val="FF0000"/>
              </w:rPr>
              <w:pPrChange w:id="56" w:author="Microsoft Office User" w:date="2026-06-04T23:48:00Z" w16du:dateUtc="2026-06-04T15:48:00Z">
                <w:pPr>
                  <w:framePr w:hSpace="180" w:wrap="around" w:vAnchor="text" w:hAnchor="page" w:x="1882" w:y="254"/>
                  <w:spacing w:line="240" w:lineRule="auto"/>
                  <w:suppressOverlap/>
                  <w:jc w:val="center"/>
                </w:pPr>
              </w:pPrChange>
            </w:pPr>
            <w:del w:id="57" w:author="Microsoft Office User" w:date="2026-06-04T23:48:00Z" w16du:dateUtc="2026-06-04T15:48:00Z">
              <w:r w:rsidDel="007D41E9">
                <w:rPr>
                  <w:rFonts w:ascii="楷体" w:eastAsia="楷体" w:hAnsi="楷体" w:cs="楷体" w:hint="eastAsia"/>
                  <w:b/>
                  <w:bCs/>
                  <w:color w:val="FF0000"/>
                </w:rPr>
                <w:delText>与政策短视的关系</w:delText>
              </w:r>
            </w:del>
          </w:p>
        </w:tc>
      </w:tr>
      <w:tr w:rsidR="00924BDF" w:rsidDel="007D41E9" w14:paraId="61DB417D" w14:textId="35280CF6" w:rsidTr="007D41E9">
        <w:trPr>
          <w:del w:id="58" w:author="Microsoft Office User" w:date="2026-06-04T23:48:00Z" w16du:dateUtc="2026-06-04T15:48:00Z"/>
        </w:trPr>
        <w:tc>
          <w:tcPr>
            <w:tcW w:w="1532" w:type="dxa"/>
            <w:tcPrChange w:id="59" w:author="Microsoft Office User" w:date="2026-06-04T23:48:00Z" w16du:dateUtc="2026-06-04T15:48:00Z">
              <w:tcPr>
                <w:tcW w:w="1533" w:type="dxa"/>
              </w:tcPr>
            </w:tcPrChange>
          </w:tcPr>
          <w:p w14:paraId="141B8A33" w14:textId="3B99A2C3" w:rsidR="00924BDF" w:rsidDel="007D41E9" w:rsidRDefault="00000000" w:rsidP="007D41E9">
            <w:pPr>
              <w:ind w:firstLine="420"/>
              <w:rPr>
                <w:del w:id="60" w:author="Microsoft Office User" w:date="2026-06-04T23:48:00Z" w16du:dateUtc="2026-06-04T15:48:00Z"/>
                <w:rFonts w:ascii="楷体" w:eastAsia="楷体" w:hAnsi="楷体" w:cs="楷体"/>
                <w:color w:val="FF0000"/>
              </w:rPr>
              <w:pPrChange w:id="61" w:author="Microsoft Office User" w:date="2026-06-04T23:48:00Z" w16du:dateUtc="2026-06-04T15:48:00Z">
                <w:pPr>
                  <w:framePr w:hSpace="180" w:wrap="around" w:vAnchor="text" w:hAnchor="page" w:x="1882" w:y="254"/>
                  <w:spacing w:line="240" w:lineRule="auto"/>
                  <w:suppressOverlap/>
                  <w:jc w:val="center"/>
                </w:pPr>
              </w:pPrChange>
            </w:pPr>
            <w:del w:id="62" w:author="Microsoft Office User" w:date="2026-06-04T23:48:00Z" w16du:dateUtc="2026-06-04T15:48:00Z">
              <w:r w:rsidDel="007D41E9">
                <w:rPr>
                  <w:rFonts w:ascii="楷体" w:eastAsia="楷体" w:hAnsi="楷体" w:cs="楷体" w:hint="eastAsia"/>
                  <w:color w:val="FF0000"/>
                </w:rPr>
                <w:delText>短期主义政策</w:delText>
              </w:r>
            </w:del>
          </w:p>
        </w:tc>
        <w:tc>
          <w:tcPr>
            <w:tcW w:w="1274" w:type="dxa"/>
            <w:tcPrChange w:id="63" w:author="Microsoft Office User" w:date="2026-06-04T23:48:00Z" w16du:dateUtc="2026-06-04T15:48:00Z">
              <w:tcPr>
                <w:tcW w:w="1275" w:type="dxa"/>
              </w:tcPr>
            </w:tcPrChange>
          </w:tcPr>
          <w:p w14:paraId="7F918A42" w14:textId="4EE55A6A" w:rsidR="00924BDF" w:rsidDel="007D41E9" w:rsidRDefault="00000000" w:rsidP="007D41E9">
            <w:pPr>
              <w:ind w:firstLine="420"/>
              <w:rPr>
                <w:del w:id="64" w:author="Microsoft Office User" w:date="2026-06-04T23:48:00Z" w16du:dateUtc="2026-06-04T15:48:00Z"/>
                <w:rFonts w:ascii="楷体" w:eastAsia="楷体" w:hAnsi="楷体" w:cs="楷体"/>
                <w:color w:val="FF0000"/>
              </w:rPr>
              <w:pPrChange w:id="65" w:author="Microsoft Office User" w:date="2026-06-04T23:48:00Z" w16du:dateUtc="2026-06-04T15:48:00Z">
                <w:pPr>
                  <w:framePr w:hSpace="180" w:wrap="around" w:vAnchor="text" w:hAnchor="page" w:x="1882" w:y="254"/>
                  <w:spacing w:line="240" w:lineRule="auto"/>
                  <w:suppressOverlap/>
                  <w:jc w:val="center"/>
                </w:pPr>
              </w:pPrChange>
            </w:pPr>
            <w:del w:id="66" w:author="Microsoft Office User" w:date="2026-06-04T23:48:00Z" w16du:dateUtc="2026-06-04T15:48:00Z">
              <w:r w:rsidDel="007D41E9">
                <w:rPr>
                  <w:rFonts w:ascii="楷体" w:eastAsia="楷体" w:hAnsi="楷体" w:cs="楷体" w:hint="eastAsia"/>
                  <w:color w:val="FF0000"/>
                </w:rPr>
                <w:delText>政策取向</w:delText>
              </w:r>
            </w:del>
          </w:p>
        </w:tc>
        <w:tc>
          <w:tcPr>
            <w:tcW w:w="1520" w:type="dxa"/>
            <w:tcPrChange w:id="67" w:author="Microsoft Office User" w:date="2026-06-04T23:48:00Z" w16du:dateUtc="2026-06-04T15:48:00Z">
              <w:tcPr>
                <w:tcW w:w="1522" w:type="dxa"/>
              </w:tcPr>
            </w:tcPrChange>
          </w:tcPr>
          <w:p w14:paraId="0D720DFA" w14:textId="27847524" w:rsidR="00924BDF" w:rsidDel="007D41E9" w:rsidRDefault="00000000" w:rsidP="007D41E9">
            <w:pPr>
              <w:ind w:firstLine="420"/>
              <w:rPr>
                <w:del w:id="68" w:author="Microsoft Office User" w:date="2026-06-04T23:48:00Z" w16du:dateUtc="2026-06-04T15:48:00Z"/>
                <w:rFonts w:ascii="楷体" w:eastAsia="楷体" w:hAnsi="楷体" w:cs="楷体"/>
                <w:color w:val="FF0000"/>
              </w:rPr>
              <w:pPrChange w:id="69" w:author="Microsoft Office User" w:date="2026-06-04T23:48:00Z" w16du:dateUtc="2026-06-04T15:48:00Z">
                <w:pPr>
                  <w:framePr w:hSpace="180" w:wrap="around" w:vAnchor="text" w:hAnchor="page" w:x="1882" w:y="254"/>
                  <w:spacing w:line="240" w:lineRule="auto"/>
                  <w:suppressOverlap/>
                  <w:jc w:val="center"/>
                </w:pPr>
              </w:pPrChange>
            </w:pPr>
            <w:del w:id="70" w:author="Microsoft Office User" w:date="2026-06-04T23:48:00Z" w16du:dateUtc="2026-06-04T15:48:00Z">
              <w:r w:rsidDel="007D41E9">
                <w:rPr>
                  <w:rFonts w:ascii="楷体" w:eastAsia="楷体" w:hAnsi="楷体" w:cs="楷体" w:hint="eastAsia"/>
                  <w:color w:val="FF0000"/>
                </w:rPr>
                <w:delText>政策层面</w:delText>
              </w:r>
            </w:del>
          </w:p>
        </w:tc>
        <w:tc>
          <w:tcPr>
            <w:tcW w:w="3970" w:type="dxa"/>
            <w:tcPrChange w:id="71" w:author="Microsoft Office User" w:date="2026-06-04T23:48:00Z" w16du:dateUtc="2026-06-04T15:48:00Z">
              <w:tcPr>
                <w:tcW w:w="3975" w:type="dxa"/>
              </w:tcPr>
            </w:tcPrChange>
          </w:tcPr>
          <w:p w14:paraId="6B8ED701" w14:textId="3CE4EB6A" w:rsidR="00924BDF" w:rsidDel="007D41E9" w:rsidRDefault="00000000" w:rsidP="007D41E9">
            <w:pPr>
              <w:ind w:firstLine="420"/>
              <w:rPr>
                <w:del w:id="72" w:author="Microsoft Office User" w:date="2026-06-04T23:48:00Z" w16du:dateUtc="2026-06-04T15:48:00Z"/>
                <w:rFonts w:ascii="楷体" w:eastAsia="楷体" w:hAnsi="楷体" w:cs="楷体"/>
                <w:color w:val="FF0000"/>
              </w:rPr>
              <w:pPrChange w:id="73" w:author="Microsoft Office User" w:date="2026-06-04T23:48:00Z" w16du:dateUtc="2026-06-04T15:48:00Z">
                <w:pPr>
                  <w:framePr w:hSpace="180" w:wrap="around" w:vAnchor="text" w:hAnchor="page" w:x="1882" w:y="254"/>
                  <w:spacing w:line="240" w:lineRule="auto"/>
                  <w:suppressOverlap/>
                  <w:jc w:val="center"/>
                </w:pPr>
              </w:pPrChange>
            </w:pPr>
            <w:del w:id="74" w:author="Microsoft Office User" w:date="2026-06-04T23:48:00Z" w16du:dateUtc="2026-06-04T15:48:00Z">
              <w:r w:rsidDel="007D41E9">
                <w:rPr>
                  <w:rFonts w:ascii="楷体" w:eastAsia="楷体" w:hAnsi="楷体" w:cs="楷体" w:hint="eastAsia"/>
                  <w:color w:val="FF0000"/>
                </w:rPr>
                <w:delText>短期主义不必然构成短视</w:delText>
              </w:r>
            </w:del>
          </w:p>
        </w:tc>
      </w:tr>
      <w:tr w:rsidR="00924BDF" w:rsidDel="007D41E9" w14:paraId="12A5E157" w14:textId="79C77F11" w:rsidTr="007D41E9">
        <w:trPr>
          <w:del w:id="75" w:author="Microsoft Office User" w:date="2026-06-04T23:48:00Z" w16du:dateUtc="2026-06-04T15:48:00Z"/>
        </w:trPr>
        <w:tc>
          <w:tcPr>
            <w:tcW w:w="1532" w:type="dxa"/>
            <w:tcPrChange w:id="76" w:author="Microsoft Office User" w:date="2026-06-04T23:48:00Z" w16du:dateUtc="2026-06-04T15:48:00Z">
              <w:tcPr>
                <w:tcW w:w="1533" w:type="dxa"/>
              </w:tcPr>
            </w:tcPrChange>
          </w:tcPr>
          <w:p w14:paraId="336C497A" w14:textId="1E1A4FBF" w:rsidR="00924BDF" w:rsidDel="007D41E9" w:rsidRDefault="00000000" w:rsidP="007D41E9">
            <w:pPr>
              <w:ind w:firstLine="420"/>
              <w:rPr>
                <w:del w:id="77" w:author="Microsoft Office User" w:date="2026-06-04T23:48:00Z" w16du:dateUtc="2026-06-04T15:48:00Z"/>
                <w:rFonts w:ascii="楷体" w:eastAsia="楷体" w:hAnsi="楷体" w:cs="楷体"/>
                <w:color w:val="FF0000"/>
              </w:rPr>
              <w:pPrChange w:id="78" w:author="Microsoft Office User" w:date="2026-06-04T23:48:00Z" w16du:dateUtc="2026-06-04T15:48:00Z">
                <w:pPr>
                  <w:framePr w:hSpace="180" w:wrap="around" w:vAnchor="text" w:hAnchor="page" w:x="1882" w:y="254"/>
                  <w:spacing w:line="240" w:lineRule="auto"/>
                  <w:suppressOverlap/>
                  <w:jc w:val="center"/>
                </w:pPr>
              </w:pPrChange>
            </w:pPr>
            <w:del w:id="79" w:author="Microsoft Office User" w:date="2026-06-04T23:48:00Z" w16du:dateUtc="2026-06-04T15:48:00Z">
              <w:r w:rsidDel="007D41E9">
                <w:rPr>
                  <w:rFonts w:ascii="楷体" w:eastAsia="楷体" w:hAnsi="楷体" w:cs="楷体" w:hint="eastAsia"/>
                  <w:color w:val="FF0000"/>
                </w:rPr>
                <w:delText>政策波动</w:delText>
              </w:r>
            </w:del>
          </w:p>
        </w:tc>
        <w:tc>
          <w:tcPr>
            <w:tcW w:w="1274" w:type="dxa"/>
            <w:tcPrChange w:id="80" w:author="Microsoft Office User" w:date="2026-06-04T23:48:00Z" w16du:dateUtc="2026-06-04T15:48:00Z">
              <w:tcPr>
                <w:tcW w:w="1275" w:type="dxa"/>
              </w:tcPr>
            </w:tcPrChange>
          </w:tcPr>
          <w:p w14:paraId="5C4BAAD4" w14:textId="2011EA83" w:rsidR="00924BDF" w:rsidDel="007D41E9" w:rsidRDefault="00000000" w:rsidP="007D41E9">
            <w:pPr>
              <w:ind w:firstLine="420"/>
              <w:rPr>
                <w:del w:id="81" w:author="Microsoft Office User" w:date="2026-06-04T23:48:00Z" w16du:dateUtc="2026-06-04T15:48:00Z"/>
                <w:rFonts w:ascii="楷体" w:eastAsia="楷体" w:hAnsi="楷体" w:cs="楷体"/>
                <w:color w:val="FF0000"/>
              </w:rPr>
              <w:pPrChange w:id="82" w:author="Microsoft Office User" w:date="2026-06-04T23:48:00Z" w16du:dateUtc="2026-06-04T15:48:00Z">
                <w:pPr>
                  <w:framePr w:hSpace="180" w:wrap="around" w:vAnchor="text" w:hAnchor="page" w:x="1882" w:y="254"/>
                  <w:spacing w:line="240" w:lineRule="auto"/>
                  <w:suppressOverlap/>
                  <w:jc w:val="center"/>
                </w:pPr>
              </w:pPrChange>
            </w:pPr>
            <w:del w:id="83" w:author="Microsoft Office User" w:date="2026-06-04T23:48:00Z" w16du:dateUtc="2026-06-04T15:48:00Z">
              <w:r w:rsidDel="007D41E9">
                <w:rPr>
                  <w:rFonts w:ascii="楷体" w:eastAsia="楷体" w:hAnsi="楷体" w:cs="楷体" w:hint="eastAsia"/>
                  <w:color w:val="FF0000"/>
                </w:rPr>
                <w:delText>政策连续性</w:delText>
              </w:r>
            </w:del>
          </w:p>
        </w:tc>
        <w:tc>
          <w:tcPr>
            <w:tcW w:w="1520" w:type="dxa"/>
            <w:tcPrChange w:id="84" w:author="Microsoft Office User" w:date="2026-06-04T23:48:00Z" w16du:dateUtc="2026-06-04T15:48:00Z">
              <w:tcPr>
                <w:tcW w:w="1522" w:type="dxa"/>
              </w:tcPr>
            </w:tcPrChange>
          </w:tcPr>
          <w:p w14:paraId="5DE57B3A" w14:textId="44A5C627" w:rsidR="00924BDF" w:rsidDel="007D41E9" w:rsidRDefault="00000000" w:rsidP="007D41E9">
            <w:pPr>
              <w:ind w:firstLine="420"/>
              <w:rPr>
                <w:del w:id="85" w:author="Microsoft Office User" w:date="2026-06-04T23:48:00Z" w16du:dateUtc="2026-06-04T15:48:00Z"/>
                <w:rFonts w:ascii="楷体" w:eastAsia="楷体" w:hAnsi="楷体" w:cs="楷体"/>
                <w:color w:val="FF0000"/>
              </w:rPr>
              <w:pPrChange w:id="86" w:author="Microsoft Office User" w:date="2026-06-04T23:48:00Z" w16du:dateUtc="2026-06-04T15:48:00Z">
                <w:pPr>
                  <w:framePr w:hSpace="180" w:wrap="around" w:vAnchor="text" w:hAnchor="page" w:x="1882" w:y="254"/>
                  <w:spacing w:line="240" w:lineRule="auto"/>
                  <w:suppressOverlap/>
                  <w:jc w:val="center"/>
                </w:pPr>
              </w:pPrChange>
            </w:pPr>
            <w:del w:id="87"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88" w:author="Microsoft Office User" w:date="2026-06-04T23:48:00Z" w16du:dateUtc="2026-06-04T15:48:00Z">
              <w:tcPr>
                <w:tcW w:w="3975" w:type="dxa"/>
              </w:tcPr>
            </w:tcPrChange>
          </w:tcPr>
          <w:p w14:paraId="47B555B5" w14:textId="154B033A" w:rsidR="00924BDF" w:rsidDel="007D41E9" w:rsidRDefault="00000000" w:rsidP="007D41E9">
            <w:pPr>
              <w:ind w:firstLine="420"/>
              <w:rPr>
                <w:del w:id="89" w:author="Microsoft Office User" w:date="2026-06-04T23:48:00Z" w16du:dateUtc="2026-06-04T15:48:00Z"/>
                <w:rFonts w:ascii="楷体" w:eastAsia="楷体" w:hAnsi="楷体" w:cs="楷体"/>
                <w:color w:val="FF0000"/>
              </w:rPr>
              <w:pPrChange w:id="90" w:author="Microsoft Office User" w:date="2026-06-04T23:48:00Z" w16du:dateUtc="2026-06-04T15:48:00Z">
                <w:pPr>
                  <w:framePr w:hSpace="180" w:wrap="around" w:vAnchor="text" w:hAnchor="page" w:x="1882" w:y="254"/>
                  <w:spacing w:line="240" w:lineRule="auto"/>
                  <w:suppressOverlap/>
                  <w:jc w:val="center"/>
                </w:pPr>
              </w:pPrChange>
            </w:pPr>
            <w:del w:id="91" w:author="Microsoft Office User" w:date="2026-06-04T23:48:00Z" w16du:dateUtc="2026-06-04T15:48:00Z">
              <w:r w:rsidDel="007D41E9">
                <w:rPr>
                  <w:rFonts w:ascii="楷体" w:eastAsia="楷体" w:hAnsi="楷体" w:cs="楷体" w:hint="eastAsia"/>
                  <w:color w:val="FF0000"/>
                </w:rPr>
                <w:delText>波动是运行状态，可能由短视导致</w:delText>
              </w:r>
            </w:del>
          </w:p>
        </w:tc>
      </w:tr>
      <w:tr w:rsidR="00924BDF" w:rsidDel="007D41E9" w14:paraId="0E6A4585" w14:textId="1563BF76" w:rsidTr="007D41E9">
        <w:trPr>
          <w:del w:id="92" w:author="Microsoft Office User" w:date="2026-06-04T23:48:00Z" w16du:dateUtc="2026-06-04T15:48:00Z"/>
        </w:trPr>
        <w:tc>
          <w:tcPr>
            <w:tcW w:w="1532" w:type="dxa"/>
            <w:tcPrChange w:id="93" w:author="Microsoft Office User" w:date="2026-06-04T23:48:00Z" w16du:dateUtc="2026-06-04T15:48:00Z">
              <w:tcPr>
                <w:tcW w:w="1533" w:type="dxa"/>
              </w:tcPr>
            </w:tcPrChange>
          </w:tcPr>
          <w:p w14:paraId="00C27F41" w14:textId="620C5ABB" w:rsidR="00924BDF" w:rsidDel="007D41E9" w:rsidRDefault="00000000" w:rsidP="007D41E9">
            <w:pPr>
              <w:ind w:firstLine="420"/>
              <w:rPr>
                <w:del w:id="94" w:author="Microsoft Office User" w:date="2026-06-04T23:48:00Z" w16du:dateUtc="2026-06-04T15:48:00Z"/>
                <w:rFonts w:ascii="楷体" w:eastAsia="楷体" w:hAnsi="楷体" w:cs="楷体"/>
                <w:color w:val="FF0000"/>
              </w:rPr>
              <w:pPrChange w:id="95" w:author="Microsoft Office User" w:date="2026-06-04T23:48:00Z" w16du:dateUtc="2026-06-04T15:48:00Z">
                <w:pPr>
                  <w:framePr w:hSpace="180" w:wrap="around" w:vAnchor="text" w:hAnchor="page" w:x="1882" w:y="254"/>
                  <w:spacing w:line="240" w:lineRule="auto"/>
                  <w:suppressOverlap/>
                  <w:jc w:val="center"/>
                </w:pPr>
              </w:pPrChange>
            </w:pPr>
            <w:del w:id="96" w:author="Microsoft Office User" w:date="2026-06-04T23:48:00Z" w16du:dateUtc="2026-06-04T15:48:00Z">
              <w:r w:rsidDel="007D41E9">
                <w:rPr>
                  <w:rFonts w:ascii="楷体" w:eastAsia="楷体" w:hAnsi="楷体" w:cs="楷体" w:hint="eastAsia"/>
                  <w:color w:val="FF0000"/>
                </w:rPr>
                <w:delText>短命政策</w:delText>
              </w:r>
            </w:del>
          </w:p>
        </w:tc>
        <w:tc>
          <w:tcPr>
            <w:tcW w:w="1274" w:type="dxa"/>
            <w:tcPrChange w:id="97" w:author="Microsoft Office User" w:date="2026-06-04T23:48:00Z" w16du:dateUtc="2026-06-04T15:48:00Z">
              <w:tcPr>
                <w:tcW w:w="1275" w:type="dxa"/>
              </w:tcPr>
            </w:tcPrChange>
          </w:tcPr>
          <w:p w14:paraId="4098A061" w14:textId="4C365419" w:rsidR="00924BDF" w:rsidDel="007D41E9" w:rsidRDefault="00000000" w:rsidP="007D41E9">
            <w:pPr>
              <w:ind w:firstLine="420"/>
              <w:rPr>
                <w:del w:id="98" w:author="Microsoft Office User" w:date="2026-06-04T23:48:00Z" w16du:dateUtc="2026-06-04T15:48:00Z"/>
                <w:rFonts w:ascii="楷体" w:eastAsia="楷体" w:hAnsi="楷体" w:cs="楷体"/>
                <w:color w:val="FF0000"/>
              </w:rPr>
              <w:pPrChange w:id="99" w:author="Microsoft Office User" w:date="2026-06-04T23:48:00Z" w16du:dateUtc="2026-06-04T15:48:00Z">
                <w:pPr>
                  <w:framePr w:hSpace="180" w:wrap="around" w:vAnchor="text" w:hAnchor="page" w:x="1882" w:y="254"/>
                  <w:spacing w:line="240" w:lineRule="auto"/>
                  <w:suppressOverlap/>
                  <w:jc w:val="center"/>
                </w:pPr>
              </w:pPrChange>
            </w:pPr>
            <w:del w:id="100" w:author="Microsoft Office User" w:date="2026-06-04T23:48:00Z" w16du:dateUtc="2026-06-04T15:48:00Z">
              <w:r w:rsidDel="007D41E9">
                <w:rPr>
                  <w:rFonts w:ascii="楷体" w:eastAsia="楷体" w:hAnsi="楷体" w:cs="楷体" w:hint="eastAsia"/>
                  <w:color w:val="FF0000"/>
                </w:rPr>
                <w:delText>生命周期</w:delText>
              </w:r>
            </w:del>
          </w:p>
        </w:tc>
        <w:tc>
          <w:tcPr>
            <w:tcW w:w="1520" w:type="dxa"/>
            <w:tcPrChange w:id="101" w:author="Microsoft Office User" w:date="2026-06-04T23:48:00Z" w16du:dateUtc="2026-06-04T15:48:00Z">
              <w:tcPr>
                <w:tcW w:w="1522" w:type="dxa"/>
              </w:tcPr>
            </w:tcPrChange>
          </w:tcPr>
          <w:p w14:paraId="3A4D72D2" w14:textId="072847C1" w:rsidR="00924BDF" w:rsidDel="007D41E9" w:rsidRDefault="00000000" w:rsidP="007D41E9">
            <w:pPr>
              <w:ind w:firstLine="420"/>
              <w:rPr>
                <w:del w:id="102" w:author="Microsoft Office User" w:date="2026-06-04T23:48:00Z" w16du:dateUtc="2026-06-04T15:48:00Z"/>
                <w:rFonts w:ascii="楷体" w:eastAsia="楷体" w:hAnsi="楷体" w:cs="楷体"/>
                <w:color w:val="FF0000"/>
              </w:rPr>
              <w:pPrChange w:id="103" w:author="Microsoft Office User" w:date="2026-06-04T23:48:00Z" w16du:dateUtc="2026-06-04T15:48:00Z">
                <w:pPr>
                  <w:framePr w:hSpace="180" w:wrap="around" w:vAnchor="text" w:hAnchor="page" w:x="1882" w:y="254"/>
                  <w:spacing w:line="240" w:lineRule="auto"/>
                  <w:suppressOverlap/>
                  <w:jc w:val="center"/>
                </w:pPr>
              </w:pPrChange>
            </w:pPr>
            <w:del w:id="104" w:author="Microsoft Office User" w:date="2026-06-04T23:48:00Z" w16du:dateUtc="2026-06-04T15:48:00Z">
              <w:r w:rsidDel="007D41E9">
                <w:rPr>
                  <w:rFonts w:ascii="楷体" w:eastAsia="楷体" w:hAnsi="楷体" w:cs="楷体" w:hint="eastAsia"/>
                  <w:color w:val="FF0000"/>
                </w:rPr>
                <w:delText>结果层面</w:delText>
              </w:r>
            </w:del>
          </w:p>
        </w:tc>
        <w:tc>
          <w:tcPr>
            <w:tcW w:w="3970" w:type="dxa"/>
            <w:tcPrChange w:id="105" w:author="Microsoft Office User" w:date="2026-06-04T23:48:00Z" w16du:dateUtc="2026-06-04T15:48:00Z">
              <w:tcPr>
                <w:tcW w:w="3975" w:type="dxa"/>
              </w:tcPr>
            </w:tcPrChange>
          </w:tcPr>
          <w:p w14:paraId="483AAF77" w14:textId="78F2CB07" w:rsidR="00924BDF" w:rsidDel="007D41E9" w:rsidRDefault="00000000" w:rsidP="007D41E9">
            <w:pPr>
              <w:ind w:firstLine="420"/>
              <w:rPr>
                <w:del w:id="106" w:author="Microsoft Office User" w:date="2026-06-04T23:48:00Z" w16du:dateUtc="2026-06-04T15:48:00Z"/>
                <w:rFonts w:ascii="楷体" w:eastAsia="楷体" w:hAnsi="楷体" w:cs="楷体"/>
                <w:color w:val="FF0000"/>
              </w:rPr>
              <w:pPrChange w:id="107" w:author="Microsoft Office User" w:date="2026-06-04T23:48:00Z" w16du:dateUtc="2026-06-04T15:48:00Z">
                <w:pPr>
                  <w:framePr w:hSpace="180" w:wrap="around" w:vAnchor="text" w:hAnchor="page" w:x="1882" w:y="254"/>
                  <w:spacing w:line="240" w:lineRule="auto"/>
                  <w:suppressOverlap/>
                  <w:jc w:val="center"/>
                </w:pPr>
              </w:pPrChange>
            </w:pPr>
            <w:del w:id="108" w:author="Microsoft Office User" w:date="2026-06-04T23:48:00Z" w16du:dateUtc="2026-06-04T15:48:00Z">
              <w:r w:rsidDel="007D41E9">
                <w:rPr>
                  <w:rFonts w:ascii="楷体" w:eastAsia="楷体" w:hAnsi="楷体" w:cs="楷体" w:hint="eastAsia"/>
                  <w:color w:val="FF0000"/>
                </w:rPr>
                <w:delText>短命政策可能是短视的结果之一</w:delText>
              </w:r>
            </w:del>
          </w:p>
        </w:tc>
      </w:tr>
      <w:tr w:rsidR="00924BDF" w:rsidDel="007D41E9" w14:paraId="3ADC5D5E" w14:textId="17D520C5" w:rsidTr="007D41E9">
        <w:trPr>
          <w:del w:id="109" w:author="Microsoft Office User" w:date="2026-06-04T23:48:00Z" w16du:dateUtc="2026-06-04T15:48:00Z"/>
        </w:trPr>
        <w:tc>
          <w:tcPr>
            <w:tcW w:w="1532" w:type="dxa"/>
            <w:tcPrChange w:id="110" w:author="Microsoft Office User" w:date="2026-06-04T23:48:00Z" w16du:dateUtc="2026-06-04T15:48:00Z">
              <w:tcPr>
                <w:tcW w:w="1533" w:type="dxa"/>
              </w:tcPr>
            </w:tcPrChange>
          </w:tcPr>
          <w:p w14:paraId="1DF9B844" w14:textId="680392A3" w:rsidR="00924BDF" w:rsidDel="007D41E9" w:rsidRDefault="00000000" w:rsidP="007D41E9">
            <w:pPr>
              <w:ind w:firstLine="420"/>
              <w:rPr>
                <w:del w:id="111" w:author="Microsoft Office User" w:date="2026-06-04T23:48:00Z" w16du:dateUtc="2026-06-04T15:48:00Z"/>
                <w:rFonts w:ascii="楷体" w:eastAsia="楷体" w:hAnsi="楷体" w:cs="楷体"/>
                <w:color w:val="FF0000"/>
              </w:rPr>
              <w:pPrChange w:id="112" w:author="Microsoft Office User" w:date="2026-06-04T23:48:00Z" w16du:dateUtc="2026-06-04T15:48:00Z">
                <w:pPr>
                  <w:framePr w:hSpace="180" w:wrap="around" w:vAnchor="text" w:hAnchor="page" w:x="1882" w:y="254"/>
                  <w:spacing w:line="240" w:lineRule="auto"/>
                  <w:suppressOverlap/>
                  <w:jc w:val="center"/>
                </w:pPr>
              </w:pPrChange>
            </w:pPr>
            <w:del w:id="113" w:author="Microsoft Office User" w:date="2026-06-04T23:48:00Z" w16du:dateUtc="2026-06-04T15:48:00Z">
              <w:r w:rsidDel="007D41E9">
                <w:rPr>
                  <w:rFonts w:ascii="楷体" w:eastAsia="楷体" w:hAnsi="楷体" w:cs="楷体" w:hint="eastAsia"/>
                  <w:color w:val="FF0000"/>
                </w:rPr>
                <w:delText>急功近利</w:delText>
              </w:r>
            </w:del>
          </w:p>
        </w:tc>
        <w:tc>
          <w:tcPr>
            <w:tcW w:w="1274" w:type="dxa"/>
            <w:tcPrChange w:id="114" w:author="Microsoft Office User" w:date="2026-06-04T23:48:00Z" w16du:dateUtc="2026-06-04T15:48:00Z">
              <w:tcPr>
                <w:tcW w:w="1275" w:type="dxa"/>
              </w:tcPr>
            </w:tcPrChange>
          </w:tcPr>
          <w:p w14:paraId="101EBDFB" w14:textId="4169D652" w:rsidR="00924BDF" w:rsidDel="007D41E9" w:rsidRDefault="00000000" w:rsidP="007D41E9">
            <w:pPr>
              <w:ind w:firstLine="420"/>
              <w:rPr>
                <w:del w:id="115" w:author="Microsoft Office User" w:date="2026-06-04T23:48:00Z" w16du:dateUtc="2026-06-04T15:48:00Z"/>
                <w:rFonts w:ascii="楷体" w:eastAsia="楷体" w:hAnsi="楷体" w:cs="楷体"/>
                <w:color w:val="FF0000"/>
              </w:rPr>
              <w:pPrChange w:id="116" w:author="Microsoft Office User" w:date="2026-06-04T23:48:00Z" w16du:dateUtc="2026-06-04T15:48:00Z">
                <w:pPr>
                  <w:framePr w:hSpace="180" w:wrap="around" w:vAnchor="text" w:hAnchor="page" w:x="1882" w:y="254"/>
                  <w:spacing w:line="240" w:lineRule="auto"/>
                  <w:suppressOverlap/>
                  <w:jc w:val="center"/>
                </w:pPr>
              </w:pPrChange>
            </w:pPr>
            <w:del w:id="117" w:author="Microsoft Office User" w:date="2026-06-04T23:48:00Z" w16du:dateUtc="2026-06-04T15:48:00Z">
              <w:r w:rsidDel="007D41E9">
                <w:rPr>
                  <w:rFonts w:ascii="楷体" w:eastAsia="楷体" w:hAnsi="楷体" w:cs="楷体" w:hint="eastAsia"/>
                  <w:color w:val="FF0000"/>
                </w:rPr>
                <w:delText>行为动机</w:delText>
              </w:r>
            </w:del>
          </w:p>
        </w:tc>
        <w:tc>
          <w:tcPr>
            <w:tcW w:w="1520" w:type="dxa"/>
            <w:tcPrChange w:id="118" w:author="Microsoft Office User" w:date="2026-06-04T23:48:00Z" w16du:dateUtc="2026-06-04T15:48:00Z">
              <w:tcPr>
                <w:tcW w:w="1522" w:type="dxa"/>
              </w:tcPr>
            </w:tcPrChange>
          </w:tcPr>
          <w:p w14:paraId="066AFF48" w14:textId="55734779" w:rsidR="00924BDF" w:rsidDel="007D41E9" w:rsidRDefault="00000000" w:rsidP="007D41E9">
            <w:pPr>
              <w:ind w:firstLine="420"/>
              <w:rPr>
                <w:del w:id="119" w:author="Microsoft Office User" w:date="2026-06-04T23:48:00Z" w16du:dateUtc="2026-06-04T15:48:00Z"/>
                <w:rFonts w:ascii="楷体" w:eastAsia="楷体" w:hAnsi="楷体" w:cs="楷体"/>
                <w:color w:val="FF0000"/>
              </w:rPr>
              <w:pPrChange w:id="120" w:author="Microsoft Office User" w:date="2026-06-04T23:48:00Z" w16du:dateUtc="2026-06-04T15:48:00Z">
                <w:pPr>
                  <w:framePr w:hSpace="180" w:wrap="around" w:vAnchor="text" w:hAnchor="page" w:x="1882" w:y="254"/>
                  <w:spacing w:line="240" w:lineRule="auto"/>
                  <w:suppressOverlap/>
                  <w:jc w:val="center"/>
                </w:pPr>
              </w:pPrChange>
            </w:pPr>
            <w:del w:id="121"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22" w:author="Microsoft Office User" w:date="2026-06-04T23:48:00Z" w16du:dateUtc="2026-06-04T15:48:00Z">
              <w:tcPr>
                <w:tcW w:w="3975" w:type="dxa"/>
              </w:tcPr>
            </w:tcPrChange>
          </w:tcPr>
          <w:p w14:paraId="51D0305E" w14:textId="3BAA85A0" w:rsidR="00924BDF" w:rsidDel="007D41E9" w:rsidRDefault="00000000" w:rsidP="007D41E9">
            <w:pPr>
              <w:ind w:firstLine="420"/>
              <w:rPr>
                <w:del w:id="123" w:author="Microsoft Office User" w:date="2026-06-04T23:48:00Z" w16du:dateUtc="2026-06-04T15:48:00Z"/>
                <w:rFonts w:ascii="楷体" w:eastAsia="楷体" w:hAnsi="楷体" w:cs="楷体"/>
                <w:color w:val="FF0000"/>
              </w:rPr>
              <w:pPrChange w:id="124" w:author="Microsoft Office User" w:date="2026-06-04T23:48:00Z" w16du:dateUtc="2026-06-04T15:48:00Z">
                <w:pPr>
                  <w:framePr w:hSpace="180" w:wrap="around" w:vAnchor="text" w:hAnchor="page" w:x="1882" w:y="254"/>
                  <w:spacing w:line="240" w:lineRule="auto"/>
                  <w:suppressOverlap/>
                  <w:jc w:val="center"/>
                </w:pPr>
              </w:pPrChange>
            </w:pPr>
            <w:del w:id="125" w:author="Microsoft Office User" w:date="2026-06-04T23:48:00Z" w16du:dateUtc="2026-06-04T15:48:00Z">
              <w:r w:rsidDel="007D41E9">
                <w:rPr>
                  <w:rFonts w:ascii="楷体" w:eastAsia="楷体" w:hAnsi="楷体" w:cs="楷体" w:hint="eastAsia"/>
                  <w:color w:val="FF0000"/>
                </w:rPr>
                <w:delText>急功近利可能诱发政策短视</w:delText>
              </w:r>
            </w:del>
          </w:p>
        </w:tc>
      </w:tr>
      <w:tr w:rsidR="00924BDF" w:rsidDel="007D41E9" w14:paraId="46D97880" w14:textId="449F1DA7" w:rsidTr="007D41E9">
        <w:trPr>
          <w:del w:id="126" w:author="Microsoft Office User" w:date="2026-06-04T23:48:00Z" w16du:dateUtc="2026-06-04T15:48:00Z"/>
        </w:trPr>
        <w:tc>
          <w:tcPr>
            <w:tcW w:w="1532" w:type="dxa"/>
            <w:tcPrChange w:id="127" w:author="Microsoft Office User" w:date="2026-06-04T23:48:00Z" w16du:dateUtc="2026-06-04T15:48:00Z">
              <w:tcPr>
                <w:tcW w:w="1533" w:type="dxa"/>
              </w:tcPr>
            </w:tcPrChange>
          </w:tcPr>
          <w:p w14:paraId="32F6A31C" w14:textId="305AC3EE" w:rsidR="00924BDF" w:rsidDel="007D41E9" w:rsidRDefault="00000000" w:rsidP="007D41E9">
            <w:pPr>
              <w:ind w:firstLine="420"/>
              <w:rPr>
                <w:del w:id="128" w:author="Microsoft Office User" w:date="2026-06-04T23:48:00Z" w16du:dateUtc="2026-06-04T15:48:00Z"/>
                <w:rFonts w:ascii="楷体" w:eastAsia="楷体" w:hAnsi="楷体" w:cs="楷体"/>
                <w:color w:val="FF0000"/>
              </w:rPr>
              <w:pPrChange w:id="129" w:author="Microsoft Office User" w:date="2026-06-04T23:48:00Z" w16du:dateUtc="2026-06-04T15:48:00Z">
                <w:pPr>
                  <w:framePr w:hSpace="180" w:wrap="around" w:vAnchor="text" w:hAnchor="page" w:x="1882" w:y="254"/>
                  <w:spacing w:line="240" w:lineRule="auto"/>
                  <w:suppressOverlap/>
                  <w:jc w:val="center"/>
                </w:pPr>
              </w:pPrChange>
            </w:pPr>
            <w:del w:id="130" w:author="Microsoft Office User" w:date="2026-06-04T23:48:00Z" w16du:dateUtc="2026-06-04T15:48:00Z">
              <w:r w:rsidDel="007D41E9">
                <w:rPr>
                  <w:rFonts w:ascii="楷体" w:eastAsia="楷体" w:hAnsi="楷体" w:cs="楷体" w:hint="eastAsia"/>
                  <w:color w:val="FF0000"/>
                </w:rPr>
                <w:delText>时间不一致性</w:delText>
              </w:r>
            </w:del>
          </w:p>
        </w:tc>
        <w:tc>
          <w:tcPr>
            <w:tcW w:w="1274" w:type="dxa"/>
            <w:tcPrChange w:id="131" w:author="Microsoft Office User" w:date="2026-06-04T23:48:00Z" w16du:dateUtc="2026-06-04T15:48:00Z">
              <w:tcPr>
                <w:tcW w:w="1275" w:type="dxa"/>
              </w:tcPr>
            </w:tcPrChange>
          </w:tcPr>
          <w:p w14:paraId="3ADC3959" w14:textId="2667C0B0" w:rsidR="00924BDF" w:rsidDel="007D41E9" w:rsidRDefault="00000000" w:rsidP="007D41E9">
            <w:pPr>
              <w:ind w:firstLine="420"/>
              <w:rPr>
                <w:del w:id="132" w:author="Microsoft Office User" w:date="2026-06-04T23:48:00Z" w16du:dateUtc="2026-06-04T15:48:00Z"/>
                <w:rFonts w:ascii="楷体" w:eastAsia="楷体" w:hAnsi="楷体" w:cs="楷体"/>
                <w:color w:val="FF0000"/>
              </w:rPr>
              <w:pPrChange w:id="133" w:author="Microsoft Office User" w:date="2026-06-04T23:48:00Z" w16du:dateUtc="2026-06-04T15:48:00Z">
                <w:pPr>
                  <w:framePr w:hSpace="180" w:wrap="around" w:vAnchor="text" w:hAnchor="page" w:x="1882" w:y="254"/>
                  <w:spacing w:line="240" w:lineRule="auto"/>
                  <w:suppressOverlap/>
                  <w:jc w:val="center"/>
                </w:pPr>
              </w:pPrChange>
            </w:pPr>
            <w:del w:id="134" w:author="Microsoft Office User" w:date="2026-06-04T23:48:00Z" w16du:dateUtc="2026-06-04T15:48:00Z">
              <w:r w:rsidDel="007D41E9">
                <w:rPr>
                  <w:rFonts w:ascii="楷体" w:eastAsia="楷体" w:hAnsi="楷体" w:cs="楷体" w:hint="eastAsia"/>
                  <w:color w:val="FF0000"/>
                </w:rPr>
                <w:delText>跨期承诺</w:delText>
              </w:r>
            </w:del>
          </w:p>
        </w:tc>
        <w:tc>
          <w:tcPr>
            <w:tcW w:w="1520" w:type="dxa"/>
            <w:tcPrChange w:id="135" w:author="Microsoft Office User" w:date="2026-06-04T23:48:00Z" w16du:dateUtc="2026-06-04T15:48:00Z">
              <w:tcPr>
                <w:tcW w:w="1522" w:type="dxa"/>
              </w:tcPr>
            </w:tcPrChange>
          </w:tcPr>
          <w:p w14:paraId="2D90CC72" w14:textId="49754BB8" w:rsidR="00924BDF" w:rsidDel="007D41E9" w:rsidRDefault="00000000" w:rsidP="007D41E9">
            <w:pPr>
              <w:ind w:firstLine="420"/>
              <w:rPr>
                <w:del w:id="136" w:author="Microsoft Office User" w:date="2026-06-04T23:48:00Z" w16du:dateUtc="2026-06-04T15:48:00Z"/>
                <w:rFonts w:ascii="楷体" w:eastAsia="楷体" w:hAnsi="楷体" w:cs="楷体"/>
                <w:color w:val="FF0000"/>
              </w:rPr>
              <w:pPrChange w:id="137" w:author="Microsoft Office User" w:date="2026-06-04T23:48:00Z" w16du:dateUtc="2026-06-04T15:48:00Z">
                <w:pPr>
                  <w:framePr w:hSpace="180" w:wrap="around" w:vAnchor="text" w:hAnchor="page" w:x="1882" w:y="254"/>
                  <w:spacing w:line="240" w:lineRule="auto"/>
                  <w:suppressOverlap/>
                  <w:jc w:val="center"/>
                </w:pPr>
              </w:pPrChange>
            </w:pPr>
            <w:del w:id="138" w:author="Microsoft Office User" w:date="2026-06-04T23:48:00Z" w16du:dateUtc="2026-06-04T15:48:00Z">
              <w:r w:rsidDel="007D41E9">
                <w:rPr>
                  <w:rFonts w:ascii="楷体" w:eastAsia="楷体" w:hAnsi="楷体" w:cs="楷体" w:hint="eastAsia"/>
                  <w:color w:val="FF0000"/>
                </w:rPr>
                <w:delText>个体层面</w:delText>
              </w:r>
            </w:del>
          </w:p>
        </w:tc>
        <w:tc>
          <w:tcPr>
            <w:tcW w:w="3970" w:type="dxa"/>
            <w:tcPrChange w:id="139" w:author="Microsoft Office User" w:date="2026-06-04T23:48:00Z" w16du:dateUtc="2026-06-04T15:48:00Z">
              <w:tcPr>
                <w:tcW w:w="3975" w:type="dxa"/>
              </w:tcPr>
            </w:tcPrChange>
          </w:tcPr>
          <w:p w14:paraId="27000556" w14:textId="68DEC100" w:rsidR="00924BDF" w:rsidDel="007D41E9" w:rsidRDefault="00000000" w:rsidP="007D41E9">
            <w:pPr>
              <w:ind w:firstLine="420"/>
              <w:rPr>
                <w:del w:id="140" w:author="Microsoft Office User" w:date="2026-06-04T23:48:00Z" w16du:dateUtc="2026-06-04T15:48:00Z"/>
                <w:rFonts w:ascii="楷体" w:eastAsia="楷体" w:hAnsi="楷体" w:cs="楷体"/>
                <w:color w:val="FF0000"/>
              </w:rPr>
              <w:pPrChange w:id="141" w:author="Microsoft Office User" w:date="2026-06-04T23:48:00Z" w16du:dateUtc="2026-06-04T15:48:00Z">
                <w:pPr>
                  <w:framePr w:hSpace="180" w:wrap="around" w:vAnchor="text" w:hAnchor="page" w:x="1882" w:y="254"/>
                  <w:spacing w:line="240" w:lineRule="auto"/>
                  <w:suppressOverlap/>
                  <w:jc w:val="center"/>
                </w:pPr>
              </w:pPrChange>
            </w:pPr>
            <w:del w:id="142" w:author="Microsoft Office User" w:date="2026-06-04T23:48:00Z" w16du:dateUtc="2026-06-04T15:48:00Z">
              <w:r w:rsidDel="007D41E9">
                <w:rPr>
                  <w:rFonts w:ascii="楷体" w:eastAsia="楷体" w:hAnsi="楷体" w:cs="楷体" w:hint="eastAsia"/>
                  <w:color w:val="FF0000"/>
                </w:rPr>
                <w:delText>分析重点不同：承诺可信性vs.未来低估</w:delText>
              </w:r>
            </w:del>
          </w:p>
        </w:tc>
      </w:tr>
    </w:tbl>
    <w:p w14:paraId="1FF0B28D" w14:textId="1116BF31" w:rsidR="00924BDF" w:rsidRDefault="00000000" w:rsidP="007D41E9">
      <w:pPr>
        <w:ind w:firstLine="420"/>
        <w:rPr>
          <w:rStyle w:val="af9"/>
          <w:szCs w:val="22"/>
        </w:rPr>
        <w:pPrChange w:id="143" w:author="Microsoft Office User" w:date="2026-06-04T23:48:00Z" w16du:dateUtc="2026-06-04T15:48:00Z">
          <w:pPr>
            <w:jc w:val="center"/>
          </w:pPr>
        </w:pPrChange>
      </w:pPr>
      <w:del w:id="144" w:author="Microsoft Office User" w:date="2026-06-04T23:48:00Z" w16du:dateUtc="2026-06-04T15:48:00Z">
        <w:r w:rsidDel="007D41E9">
          <w:rPr>
            <w:rFonts w:ascii="宋体" w:hAnsi="宋体" w:cs="宋体" w:hint="eastAsia"/>
            <w:sz w:val="16"/>
            <w:szCs w:val="16"/>
          </w:rPr>
          <w:delText xml:space="preserve">表 </w:delText>
        </w:r>
        <w:r w:rsidDel="007D41E9">
          <w:rPr>
            <w:rFonts w:ascii="宋体" w:hAnsi="宋体" w:cs="宋体" w:hint="eastAsia"/>
            <w:sz w:val="16"/>
            <w:szCs w:val="16"/>
          </w:rPr>
          <w:fldChar w:fldCharType="begin"/>
        </w:r>
        <w:r w:rsidDel="007D41E9">
          <w:rPr>
            <w:rFonts w:ascii="宋体" w:hAnsi="宋体" w:cs="宋体" w:hint="eastAsia"/>
            <w:sz w:val="16"/>
            <w:szCs w:val="16"/>
          </w:rPr>
          <w:delInstrText xml:space="preserve"> SEQ 表 \* ARABIC </w:delInstrText>
        </w:r>
        <w:r w:rsidDel="007D41E9">
          <w:rPr>
            <w:rFonts w:ascii="宋体" w:hAnsi="宋体" w:cs="宋体" w:hint="eastAsia"/>
            <w:sz w:val="16"/>
            <w:szCs w:val="16"/>
          </w:rPr>
          <w:fldChar w:fldCharType="separate"/>
        </w:r>
        <w:r w:rsidDel="007D41E9">
          <w:rPr>
            <w:rFonts w:ascii="宋体" w:hAnsi="宋体" w:cs="宋体" w:hint="eastAsia"/>
            <w:sz w:val="16"/>
            <w:szCs w:val="16"/>
          </w:rPr>
          <w:delText>1</w:delText>
        </w:r>
        <w:r w:rsidDel="007D41E9">
          <w:rPr>
            <w:rFonts w:ascii="宋体" w:hAnsi="宋体" w:cs="宋体" w:hint="eastAsia"/>
            <w:sz w:val="16"/>
            <w:szCs w:val="16"/>
          </w:rPr>
          <w:fldChar w:fldCharType="end"/>
        </w:r>
        <w:r w:rsidDel="007D41E9">
          <w:rPr>
            <w:rFonts w:ascii="宋体" w:hAnsi="宋体" w:cs="宋体" w:hint="eastAsia"/>
            <w:sz w:val="16"/>
            <w:szCs w:val="16"/>
          </w:rPr>
          <w:delText xml:space="preserve"> 政策短视与相近概念的关系</w:delText>
        </w:r>
      </w:del>
      <w:commentRangeStart w:id="145"/>
      <w:commentRangeEnd w:id="145"/>
      <w:r>
        <w:rPr>
          <w:rStyle w:val="af9"/>
          <w:szCs w:val="22"/>
        </w:rPr>
        <w:commentReference w:id="145"/>
      </w:r>
    </w:p>
    <w:p w14:paraId="10E22F9E" w14:textId="77777777" w:rsidR="00924BDF" w:rsidRDefault="00000000">
      <w:pPr>
        <w:ind w:firstLine="420"/>
        <w:rPr>
          <w:rStyle w:val="af9"/>
          <w:szCs w:val="22"/>
        </w:rPr>
      </w:pPr>
      <w:r>
        <w:rPr>
          <w:rFonts w:hint="eastAsia"/>
          <w:color w:val="FF0000"/>
        </w:rPr>
        <w:t>基于上述辨析，本文进一步将政策短视明确界定为：一种与政策时间视野相关的分析性概念，主要指公共决策过程中对短期可见收益的优先关注，以及对长期成本、延迟收益与跨期风险的持续低估。其核心特征不在于决策者是否关注未来，而在于未来因素在决策过程中被纳入考量的程度及其权重配置。与短期主义政策、政策波动、时间不一致性等相近概念相比，政策短视并非特定政策结果或单一行为动机，而是反映公共决策时间视野特征的一种分析视角。下文将在此基础上，进一步梳理政策短视的形成机制、治理影响与回应路径。</w:t>
      </w:r>
    </w:p>
    <w:p w14:paraId="50497692" w14:textId="77777777" w:rsidR="00924BDF" w:rsidRDefault="00000000">
      <w:pPr>
        <w:pStyle w:val="1"/>
        <w:rPr>
          <w:color w:val="FF0000"/>
        </w:rPr>
      </w:pPr>
      <w:r>
        <w:rPr>
          <w:rFonts w:hint="eastAsia"/>
        </w:rPr>
        <w:t>三、政策短视的</w:t>
      </w:r>
      <w:r>
        <w:rPr>
          <w:rFonts w:hint="eastAsia"/>
          <w:color w:val="FF0000"/>
        </w:rPr>
        <w:t>主要分析维度</w:t>
      </w:r>
    </w:p>
    <w:p w14:paraId="2D56A564" w14:textId="77777777" w:rsidR="00924BDF" w:rsidRDefault="00000000">
      <w:r>
        <w:t>明确政策短视的概念边界之后，一个更为关键的问题是：公共决策为何会呈现出短期化倾向？围绕这一问题，不同理论传统从多个层面展开解释，形成了丰富但相对分散的研究成果。既有研究虽然关注重点各异，但总体上可归纳为环境压力、制度激励与认知约束三个主要分析维度。基于此，下文对既有研究中的主要解释路径进行系统梳理，并进一步讨论不同解释之间的关联与边界（见图2）。</w:t>
      </w:r>
    </w:p>
    <w:p w14:paraId="7013CBCF" w14:textId="77777777" w:rsidR="00924BDF" w:rsidRDefault="00000000">
      <w:pPr>
        <w:jc w:val="center"/>
      </w:pPr>
      <w:r>
        <w:rPr>
          <w:noProof/>
        </w:rPr>
        <w:lastRenderedPageBreak/>
        <w:drawing>
          <wp:inline distT="0" distB="0" distL="114300" distR="114300" wp14:anchorId="19CEEA99" wp14:editId="320AA3CF">
            <wp:extent cx="4081145" cy="1655445"/>
            <wp:effectExtent l="0" t="0" r="5080" b="190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4081145" cy="1655445"/>
                    </a:xfrm>
                    <a:prstGeom prst="rect">
                      <a:avLst/>
                    </a:prstGeom>
                    <a:noFill/>
                    <a:ln>
                      <a:noFill/>
                    </a:ln>
                  </pic:spPr>
                </pic:pic>
              </a:graphicData>
            </a:graphic>
          </wp:inline>
        </w:drawing>
      </w:r>
    </w:p>
    <w:p w14:paraId="427EC646" w14:textId="77777777" w:rsidR="00924BDF" w:rsidRDefault="00000000">
      <w:pPr>
        <w:pStyle w:val="a3"/>
        <w:jc w:val="center"/>
        <w:rPr>
          <w:rFonts w:ascii="宋体" w:eastAsia="宋体" w:hAnsi="宋体"/>
          <w:color w:val="FF0000"/>
        </w:rPr>
      </w:pPr>
      <w:r>
        <w:rPr>
          <w:rFonts w:ascii="宋体" w:eastAsia="宋体" w:hAnsi="宋体" w:hint="eastAsia"/>
        </w:rPr>
        <w:t xml:space="preserve">图 </w:t>
      </w:r>
      <w:r>
        <w:rPr>
          <w:rFonts w:ascii="宋体" w:eastAsia="宋体" w:hAnsi="宋体"/>
        </w:rPr>
        <w:fldChar w:fldCharType="begin"/>
      </w:r>
      <w:r>
        <w:rPr>
          <w:rFonts w:ascii="宋体" w:eastAsia="宋体" w:hAnsi="宋体"/>
        </w:rPr>
        <w:instrText xml:space="preserve"> </w:instrText>
      </w:r>
      <w:r>
        <w:rPr>
          <w:rFonts w:ascii="宋体" w:eastAsia="宋体" w:hAnsi="宋体" w:hint="eastAsia"/>
        </w:rPr>
        <w:instrText>SEQ 图 \* ARABIC</w:instrText>
      </w:r>
      <w:r>
        <w:rPr>
          <w:rFonts w:ascii="宋体" w:eastAsia="宋体" w:hAnsi="宋体"/>
        </w:rPr>
        <w:instrText xml:space="preserve"> </w:instrText>
      </w:r>
      <w:r>
        <w:rPr>
          <w:rFonts w:ascii="宋体" w:eastAsia="宋体" w:hAnsi="宋体"/>
        </w:rPr>
        <w:fldChar w:fldCharType="separate"/>
      </w:r>
      <w:r>
        <w:rPr>
          <w:rFonts w:ascii="宋体" w:eastAsia="宋体" w:hAnsi="宋体" w:hint="eastAsia"/>
        </w:rPr>
        <w:t>2</w:t>
      </w:r>
      <w:r>
        <w:rPr>
          <w:rFonts w:ascii="宋体" w:eastAsia="宋体" w:hAnsi="宋体"/>
        </w:rPr>
        <w:fldChar w:fldCharType="end"/>
      </w:r>
      <w:r>
        <w:rPr>
          <w:rFonts w:ascii="宋体" w:eastAsia="宋体" w:hAnsi="宋体" w:hint="eastAsia"/>
        </w:rPr>
        <w:t xml:space="preserve"> 政策短视的</w:t>
      </w:r>
      <w:r>
        <w:rPr>
          <w:rFonts w:ascii="宋体" w:eastAsia="宋体" w:hAnsi="宋体" w:hint="eastAsia"/>
          <w:color w:val="FF0000"/>
        </w:rPr>
        <w:t>分析维度</w:t>
      </w:r>
    </w:p>
    <w:p w14:paraId="148951DC" w14:textId="77777777" w:rsidR="00924BDF" w:rsidRDefault="00000000">
      <w:pPr>
        <w:pStyle w:val="2"/>
        <w:ind w:firstLine="420"/>
        <w:rPr>
          <w:color w:val="auto"/>
        </w:rPr>
      </w:pPr>
      <w:r>
        <w:rPr>
          <w:rFonts w:hint="eastAsia"/>
          <w:color w:val="auto"/>
        </w:rPr>
        <w:t>（一）环境压力</w:t>
      </w:r>
      <w:r>
        <w:rPr>
          <w:rFonts w:hint="eastAsia"/>
        </w:rPr>
        <w:t>与时间</w:t>
      </w:r>
      <w:ins w:id="146" w:author="Microsoft Office User" w:date="2026-06-01T23:20:00Z">
        <w:r>
          <w:rPr>
            <w:rFonts w:hint="eastAsia"/>
          </w:rPr>
          <w:t>视野</w:t>
        </w:r>
      </w:ins>
      <w:r>
        <w:rPr>
          <w:rFonts w:hint="eastAsia"/>
        </w:rPr>
        <w:t>收缩</w:t>
      </w:r>
    </w:p>
    <w:p w14:paraId="73162402" w14:textId="77777777" w:rsidR="00924BDF" w:rsidRDefault="00000000">
      <w:pPr>
        <w:ind w:firstLine="420"/>
        <w:rPr>
          <w:color w:val="FF0000"/>
          <w:szCs w:val="21"/>
        </w:rPr>
      </w:pPr>
      <w:r>
        <w:rPr>
          <w:rFonts w:hint="eastAsia"/>
          <w:color w:val="FF0000"/>
          <w:szCs w:val="21"/>
        </w:rPr>
        <w:t>在宏观层面，政策短视的生成往往源于治理环境中的多重不确定性，包括政治竞争压力、经济波动、舆论周期加速与国际绩效评估等。这些因素并不直接改变决策者偏好，而是通过改变制度评价逻辑与风险权重，使即时绩效成为更具可见性与可归因性的治理目标。从制度分析视角看，不确定性环境往往促使政策系统优先选择短期可验证成果，以降低政治责任与决策不确定性。当议程竞争激烈时，政策议题更容易围绕短期危机与可见绩效展开，从而压缩长期议题的制度空间。例如，在政治竞争激烈或舆论周期加速的环境中，决策者倾向于优先推出短期可观测成果以降低政治风险（</w:t>
      </w:r>
      <w:r>
        <w:rPr>
          <w:rFonts w:hint="eastAsia"/>
          <w:color w:val="FF0000"/>
          <w:szCs w:val="21"/>
        </w:rPr>
        <w:t>Eichengreen et al.</w:t>
      </w:r>
      <w:r>
        <w:rPr>
          <w:rFonts w:hint="eastAsia"/>
          <w:color w:val="FF0000"/>
          <w:szCs w:val="21"/>
        </w:rPr>
        <w:t>，</w:t>
      </w:r>
      <w:r>
        <w:rPr>
          <w:rFonts w:hint="eastAsia"/>
          <w:color w:val="FF0000"/>
          <w:szCs w:val="21"/>
        </w:rPr>
        <w:t>1999</w:t>
      </w:r>
      <w:r>
        <w:rPr>
          <w:rFonts w:hint="eastAsia"/>
          <w:color w:val="FF0000"/>
          <w:szCs w:val="21"/>
        </w:rPr>
        <w:t>；</w:t>
      </w:r>
      <w:r>
        <w:rPr>
          <w:rFonts w:hint="eastAsia"/>
          <w:color w:val="FF0000"/>
          <w:szCs w:val="21"/>
        </w:rPr>
        <w:t>Grilliet al.</w:t>
      </w:r>
      <w:r>
        <w:rPr>
          <w:rFonts w:hint="eastAsia"/>
          <w:color w:val="FF0000"/>
          <w:szCs w:val="21"/>
        </w:rPr>
        <w:t>，</w:t>
      </w:r>
      <w:r>
        <w:rPr>
          <w:rFonts w:hint="eastAsia"/>
          <w:color w:val="FF0000"/>
          <w:szCs w:val="21"/>
        </w:rPr>
        <w:t>1991</w:t>
      </w:r>
      <w:r>
        <w:rPr>
          <w:rFonts w:hint="eastAsia"/>
          <w:color w:val="FF0000"/>
          <w:szCs w:val="21"/>
        </w:rPr>
        <w:t>）。国际制度环境则进一步放大这一效应——外部金融援助或国际绩效评估往往以短期指标为核心，使政策时间视野收缩至可快速达标的区间（</w:t>
      </w:r>
      <w:r>
        <w:rPr>
          <w:rFonts w:hint="eastAsia"/>
          <w:color w:val="FF0000"/>
          <w:szCs w:val="21"/>
        </w:rPr>
        <w:t>Woodward</w:t>
      </w:r>
      <w:r>
        <w:rPr>
          <w:rFonts w:hint="eastAsia"/>
          <w:color w:val="FF0000"/>
          <w:szCs w:val="21"/>
        </w:rPr>
        <w:t>，</w:t>
      </w:r>
      <w:r>
        <w:rPr>
          <w:rFonts w:hint="eastAsia"/>
          <w:color w:val="FF0000"/>
          <w:szCs w:val="21"/>
        </w:rPr>
        <w:t>1994</w:t>
      </w:r>
      <w:r>
        <w:rPr>
          <w:rFonts w:hint="eastAsia"/>
          <w:color w:val="FF0000"/>
          <w:szCs w:val="21"/>
        </w:rPr>
        <w:t>）。与此同时，传统政策评估工具也在方法论层面强化了短期政策的制度正当性。成本—收益分析偏重单项政策的短期净效益，难以衡量跨期外部性与政策组合的长期协同效应，从而在技术层面为短期政策提供合理性（</w:t>
      </w:r>
      <w:r>
        <w:rPr>
          <w:rFonts w:hint="eastAsia"/>
          <w:color w:val="FF0000"/>
          <w:szCs w:val="21"/>
        </w:rPr>
        <w:t>Bartonet al.</w:t>
      </w:r>
      <w:r>
        <w:rPr>
          <w:rFonts w:hint="eastAsia"/>
          <w:color w:val="FF0000"/>
          <w:szCs w:val="21"/>
        </w:rPr>
        <w:t>，</w:t>
      </w:r>
      <w:r>
        <w:rPr>
          <w:rFonts w:hint="eastAsia"/>
          <w:color w:val="FF0000"/>
          <w:szCs w:val="21"/>
        </w:rPr>
        <w:t>2017</w:t>
      </w:r>
      <w:r>
        <w:rPr>
          <w:rFonts w:hint="eastAsia"/>
          <w:color w:val="FF0000"/>
          <w:szCs w:val="21"/>
        </w:rPr>
        <w:t>）。当评估工具、政治压力与市场反馈相互强化时，短期政策不仅成为风险规避策略，也更容易获得制度支持（</w:t>
      </w:r>
      <w:r>
        <w:rPr>
          <w:rFonts w:hint="eastAsia"/>
          <w:color w:val="FF0000"/>
          <w:szCs w:val="21"/>
        </w:rPr>
        <w:t>Bandura</w:t>
      </w:r>
      <w:r>
        <w:rPr>
          <w:rFonts w:hint="eastAsia"/>
          <w:color w:val="FF0000"/>
          <w:szCs w:val="21"/>
        </w:rPr>
        <w:t>，</w:t>
      </w:r>
      <w:r>
        <w:rPr>
          <w:rFonts w:hint="eastAsia"/>
          <w:color w:val="FF0000"/>
          <w:szCs w:val="21"/>
        </w:rPr>
        <w:t>2007</w:t>
      </w:r>
      <w:r>
        <w:rPr>
          <w:rFonts w:hint="eastAsia"/>
          <w:color w:val="FF0000"/>
          <w:szCs w:val="21"/>
        </w:rPr>
        <w:t>）。由此，环境压力并非直接导致短视，而是通过改变制度评价标准，强化了制度运行中的短期绩效导向。</w:t>
      </w:r>
    </w:p>
    <w:p w14:paraId="33705EAF" w14:textId="77777777" w:rsidR="00924BDF" w:rsidRDefault="00000000">
      <w:pPr>
        <w:pStyle w:val="2"/>
        <w:ind w:firstLine="420"/>
      </w:pPr>
      <w:r>
        <w:rPr>
          <w:rFonts w:hint="eastAsia"/>
          <w:color w:val="auto"/>
        </w:rPr>
        <w:t>（二）制度激励</w:t>
      </w:r>
      <w:r>
        <w:rPr>
          <w:rFonts w:hint="eastAsia"/>
        </w:rPr>
        <w:t>与短期绩效导向</w:t>
      </w:r>
    </w:p>
    <w:p w14:paraId="78ED2016" w14:textId="77777777" w:rsidR="00924BDF" w:rsidRDefault="00000000">
      <w:pPr>
        <w:ind w:firstLine="420"/>
        <w:rPr>
          <w:rFonts w:ascii="楷体" w:eastAsia="楷体" w:hAnsi="楷体" w:cs="楷体"/>
          <w:b/>
          <w:bCs/>
          <w:color w:val="FF0000"/>
          <w:szCs w:val="21"/>
        </w:rPr>
      </w:pPr>
      <w:r>
        <w:rPr>
          <w:rFonts w:hint="eastAsia"/>
          <w:szCs w:val="21"/>
        </w:rPr>
        <w:t>环境压力主要回答了“短期绩效为何变得可见且可归因”的问题，但尚未解释这些外部压力如何转化为具体的决策行为。制度激励恰恰承担了这一传导功能——通过绩效考核、任期安排与问责机制，将短期绩效与决策者的政治收益直接绑定，形成制度化的短期绩效偏向。当政策绩效与任期、选举周期或阶段性考核紧密绑定时，决策者倾向于选择在有限时间内能够兑现成果的政策工具（</w:t>
      </w:r>
      <w:r>
        <w:rPr>
          <w:rFonts w:hint="eastAsia"/>
          <w:szCs w:val="21"/>
        </w:rPr>
        <w:t>Jacobs &amp; Matthews</w:t>
      </w:r>
      <w:r>
        <w:rPr>
          <w:rFonts w:hint="eastAsia"/>
          <w:szCs w:val="21"/>
        </w:rPr>
        <w:t>，</w:t>
      </w:r>
      <w:r>
        <w:rPr>
          <w:rFonts w:hint="eastAsia"/>
          <w:szCs w:val="21"/>
        </w:rPr>
        <w:t>2012</w:t>
      </w:r>
      <w:r>
        <w:rPr>
          <w:rFonts w:hint="eastAsia"/>
          <w:szCs w:val="21"/>
        </w:rPr>
        <w:t>；</w:t>
      </w:r>
      <w:r>
        <w:rPr>
          <w:rFonts w:hint="eastAsia"/>
          <w:szCs w:val="21"/>
        </w:rPr>
        <w:t>Hysing</w:t>
      </w:r>
      <w:r>
        <w:rPr>
          <w:rFonts w:hint="eastAsia"/>
          <w:szCs w:val="21"/>
        </w:rPr>
        <w:t>，</w:t>
      </w:r>
      <w:r>
        <w:rPr>
          <w:rFonts w:hint="eastAsia"/>
          <w:szCs w:val="21"/>
        </w:rPr>
        <w:t>2013</w:t>
      </w:r>
      <w:r>
        <w:rPr>
          <w:rFonts w:hint="eastAsia"/>
          <w:szCs w:val="21"/>
        </w:rPr>
        <w:t>；刘瑞明、金田林，</w:t>
      </w:r>
      <w:r>
        <w:rPr>
          <w:rFonts w:hint="eastAsia"/>
          <w:szCs w:val="21"/>
        </w:rPr>
        <w:t>2015</w:t>
      </w:r>
      <w:r>
        <w:rPr>
          <w:rFonts w:hint="eastAsia"/>
          <w:szCs w:val="21"/>
        </w:rPr>
        <w:t>）。无论是选举政体中的政治经济周期，还是科层体系中的绩效考核与问责机</w:t>
      </w:r>
      <w:r>
        <w:rPr>
          <w:rFonts w:hint="eastAsia"/>
          <w:szCs w:val="21"/>
        </w:rPr>
        <w:lastRenderedPageBreak/>
        <w:t>制，均可能在回应环境不确定性的过程中强化短期绩效导向（</w:t>
      </w:r>
      <w:r>
        <w:rPr>
          <w:rFonts w:hint="eastAsia"/>
          <w:szCs w:val="21"/>
        </w:rPr>
        <w:t>Nordhaus</w:t>
      </w:r>
      <w:r>
        <w:rPr>
          <w:rFonts w:hint="eastAsia"/>
          <w:szCs w:val="21"/>
        </w:rPr>
        <w:t>，</w:t>
      </w:r>
      <w:r>
        <w:rPr>
          <w:rFonts w:hint="eastAsia"/>
          <w:szCs w:val="21"/>
        </w:rPr>
        <w:t>1975</w:t>
      </w:r>
      <w:r>
        <w:rPr>
          <w:rFonts w:hint="eastAsia"/>
          <w:szCs w:val="21"/>
        </w:rPr>
        <w:t>）。长期政策往往跨越多个任期，其政治收益难以被当前决策者完全获得，而成本却需即时承担——这种收益与成本的时间不对称，使短期项目成为更容易获得组织支持的政策选择（</w:t>
      </w:r>
      <w:r>
        <w:rPr>
          <w:rFonts w:hint="eastAsia"/>
          <w:szCs w:val="21"/>
        </w:rPr>
        <w:t>Leguizamon &amp; Crowley</w:t>
      </w:r>
      <w:r>
        <w:rPr>
          <w:rFonts w:hint="eastAsia"/>
          <w:szCs w:val="21"/>
        </w:rPr>
        <w:t>，</w:t>
      </w:r>
      <w:r>
        <w:rPr>
          <w:rFonts w:hint="eastAsia"/>
          <w:szCs w:val="21"/>
        </w:rPr>
        <w:t>2016</w:t>
      </w:r>
      <w:r>
        <w:rPr>
          <w:rFonts w:hint="eastAsia"/>
          <w:szCs w:val="21"/>
        </w:rPr>
        <w:t>；</w:t>
      </w:r>
      <w:r>
        <w:rPr>
          <w:rFonts w:hint="eastAsia"/>
          <w:szCs w:val="21"/>
        </w:rPr>
        <w:t>Barro</w:t>
      </w:r>
      <w:r>
        <w:rPr>
          <w:rFonts w:hint="eastAsia"/>
          <w:szCs w:val="21"/>
        </w:rPr>
        <w:t>，</w:t>
      </w:r>
      <w:r>
        <w:rPr>
          <w:rFonts w:hint="eastAsia"/>
          <w:szCs w:val="21"/>
        </w:rPr>
        <w:t>1973</w:t>
      </w:r>
      <w:r>
        <w:rPr>
          <w:rFonts w:hint="eastAsia"/>
          <w:szCs w:val="21"/>
        </w:rPr>
        <w:t>）。此外，制度分工与部门条块化也会压缩政策时间维度。部门分割与量化绩效指标的强化，可能导致长期公共价值在组织运行中被系统性忽视（</w:t>
      </w:r>
      <w:r>
        <w:rPr>
          <w:rFonts w:hint="eastAsia"/>
          <w:szCs w:val="21"/>
        </w:rPr>
        <w:t>Scott &amp; MacDonald</w:t>
      </w:r>
      <w:r>
        <w:rPr>
          <w:rFonts w:hint="eastAsia"/>
          <w:szCs w:val="21"/>
        </w:rPr>
        <w:t>，</w:t>
      </w:r>
      <w:r>
        <w:rPr>
          <w:rFonts w:hint="eastAsia"/>
          <w:szCs w:val="21"/>
        </w:rPr>
        <w:t>1975</w:t>
      </w:r>
      <w:r>
        <w:rPr>
          <w:rFonts w:hint="eastAsia"/>
          <w:szCs w:val="21"/>
        </w:rPr>
        <w:t>；</w:t>
      </w:r>
      <w:r>
        <w:rPr>
          <w:rFonts w:hint="eastAsia"/>
          <w:szCs w:val="21"/>
        </w:rPr>
        <w:t>Pollitt</w:t>
      </w:r>
      <w:r>
        <w:rPr>
          <w:rFonts w:hint="eastAsia"/>
          <w:szCs w:val="21"/>
        </w:rPr>
        <w:t>，</w:t>
      </w:r>
      <w:r>
        <w:rPr>
          <w:rFonts w:hint="eastAsia"/>
          <w:szCs w:val="21"/>
        </w:rPr>
        <w:t>1974</w:t>
      </w:r>
      <w:r>
        <w:rPr>
          <w:rFonts w:hint="eastAsia"/>
          <w:szCs w:val="21"/>
        </w:rPr>
        <w:t>）。在高度专业化的技术官僚体系中，对量化绩效指标的依赖可能使难以量化的长期公共价值被边缘化（</w:t>
      </w:r>
      <w:r>
        <w:rPr>
          <w:rFonts w:hint="eastAsia"/>
          <w:szCs w:val="21"/>
        </w:rPr>
        <w:t>White</w:t>
      </w:r>
      <w:r>
        <w:rPr>
          <w:rFonts w:hint="eastAsia"/>
          <w:szCs w:val="21"/>
        </w:rPr>
        <w:t>，</w:t>
      </w:r>
      <w:r>
        <w:rPr>
          <w:rFonts w:hint="eastAsia"/>
          <w:szCs w:val="21"/>
        </w:rPr>
        <w:t>2024</w:t>
      </w:r>
      <w:r>
        <w:rPr>
          <w:rFonts w:hint="eastAsia"/>
          <w:szCs w:val="21"/>
        </w:rPr>
        <w:t>）。由此，制度激励不仅传导环境压力，还通过时间贴现与收益分配结构，将短期政策转化为制度理性下的相对稳定的行为倾向。</w:t>
      </w:r>
    </w:p>
    <w:p w14:paraId="3BF4D4E4" w14:textId="77777777" w:rsidR="00924BDF" w:rsidRDefault="00000000">
      <w:pPr>
        <w:pStyle w:val="2"/>
        <w:ind w:firstLine="420"/>
      </w:pPr>
      <w:commentRangeStart w:id="147"/>
      <w:r>
        <w:rPr>
          <w:rFonts w:hint="eastAsia"/>
          <w:color w:val="auto"/>
        </w:rPr>
        <w:t>（三）认知约束</w:t>
      </w:r>
      <w:r>
        <w:rPr>
          <w:rFonts w:hint="eastAsia"/>
        </w:rPr>
        <w:t>与注意力分配</w:t>
      </w:r>
      <w:commentRangeEnd w:id="147"/>
      <w:r w:rsidR="005C365D">
        <w:rPr>
          <w:rStyle w:val="af9"/>
          <w:szCs w:val="32"/>
        </w:rPr>
        <w:commentReference w:id="147"/>
      </w:r>
    </w:p>
    <w:p w14:paraId="3A98140F" w14:textId="77777777" w:rsidR="00924BDF" w:rsidRDefault="00000000">
      <w:pPr>
        <w:ind w:firstLine="420"/>
        <w:rPr>
          <w:color w:val="FF0000"/>
          <w:szCs w:val="21"/>
        </w:rPr>
      </w:pPr>
      <w:r>
        <w:rPr>
          <w:rFonts w:hint="eastAsia"/>
          <w:color w:val="FF0000"/>
          <w:szCs w:val="21"/>
        </w:rPr>
        <w:t>关于政策短视的认知解释，可追溯至经济学中的时间偏好理论。经典研究已表明，个体普遍存在赋予当前收益高于未来收益的倾向，并进一步形式化为贴现率概念（</w:t>
      </w:r>
      <w:r>
        <w:rPr>
          <w:rFonts w:hint="eastAsia"/>
          <w:color w:val="FF0000"/>
          <w:szCs w:val="21"/>
        </w:rPr>
        <w:t>Böhm-Bawerk</w:t>
      </w:r>
      <w:r>
        <w:rPr>
          <w:rFonts w:hint="eastAsia"/>
          <w:color w:val="FF0000"/>
          <w:szCs w:val="21"/>
        </w:rPr>
        <w:t>，</w:t>
      </w:r>
      <w:r>
        <w:rPr>
          <w:rFonts w:hint="eastAsia"/>
          <w:color w:val="FF0000"/>
          <w:szCs w:val="21"/>
        </w:rPr>
        <w:t>1889</w:t>
      </w:r>
      <w:r>
        <w:rPr>
          <w:rFonts w:hint="eastAsia"/>
          <w:color w:val="FF0000"/>
          <w:szCs w:val="21"/>
        </w:rPr>
        <w:t>）。</w:t>
      </w:r>
      <w:commentRangeStart w:id="148"/>
      <w:r>
        <w:rPr>
          <w:rFonts w:hint="eastAsia"/>
          <w:color w:val="FF0000"/>
          <w:szCs w:val="21"/>
        </w:rPr>
        <w:t>然而，将政策短视简单等同于高贴现率，会忽略制度与情境因素的中介作用。实际上，制度激励的短期化需要经由决策者的认知过程才能转化为具体的政策选择。</w:t>
      </w:r>
      <w:commentRangeEnd w:id="148"/>
      <w:r>
        <w:rPr>
          <w:rStyle w:val="af9"/>
          <w:rFonts w:hint="eastAsia"/>
          <w:color w:val="FF0000"/>
        </w:rPr>
        <w:commentReference w:id="148"/>
      </w:r>
      <w:r>
        <w:rPr>
          <w:rFonts w:hint="eastAsia"/>
          <w:color w:val="FF0000"/>
          <w:szCs w:val="21"/>
        </w:rPr>
        <w:t>有限理性理论为此提供了基础性解释：决策者在信息处理能力、时间与注意力方面存在客观限制（</w:t>
      </w:r>
      <w:r>
        <w:rPr>
          <w:rFonts w:hint="eastAsia"/>
          <w:color w:val="FF0000"/>
          <w:szCs w:val="21"/>
        </w:rPr>
        <w:t>Simon</w:t>
      </w:r>
      <w:r>
        <w:rPr>
          <w:rFonts w:hint="eastAsia"/>
          <w:color w:val="FF0000"/>
          <w:szCs w:val="21"/>
        </w:rPr>
        <w:t>，</w:t>
      </w:r>
      <w:r>
        <w:rPr>
          <w:rFonts w:hint="eastAsia"/>
          <w:color w:val="FF0000"/>
          <w:szCs w:val="21"/>
        </w:rPr>
        <w:t>1955</w:t>
      </w:r>
      <w:r>
        <w:rPr>
          <w:rFonts w:hint="eastAsia"/>
          <w:color w:val="FF0000"/>
          <w:szCs w:val="21"/>
        </w:rPr>
        <w:t>；</w:t>
      </w:r>
      <w:r>
        <w:rPr>
          <w:rFonts w:hint="eastAsia"/>
          <w:color w:val="FF0000"/>
          <w:szCs w:val="21"/>
        </w:rPr>
        <w:t>Kahneman</w:t>
      </w:r>
      <w:r>
        <w:rPr>
          <w:rFonts w:hint="eastAsia"/>
          <w:color w:val="FF0000"/>
          <w:szCs w:val="21"/>
        </w:rPr>
        <w:t>，</w:t>
      </w:r>
      <w:r>
        <w:rPr>
          <w:rFonts w:hint="eastAsia"/>
          <w:color w:val="FF0000"/>
          <w:szCs w:val="21"/>
        </w:rPr>
        <w:t>2011</w:t>
      </w:r>
      <w:r>
        <w:rPr>
          <w:rFonts w:hint="eastAsia"/>
          <w:color w:val="FF0000"/>
          <w:szCs w:val="21"/>
        </w:rPr>
        <w:t>）。当制度激励与环境压力强化短期反馈时，决策者更可能在心理层面形成“即时绩效优先”的注意力结构（</w:t>
      </w:r>
      <w:r>
        <w:rPr>
          <w:rFonts w:hint="eastAsia"/>
          <w:color w:val="FF0000"/>
          <w:szCs w:val="21"/>
        </w:rPr>
        <w:t>Zhang et al.</w:t>
      </w:r>
      <w:r>
        <w:rPr>
          <w:rFonts w:hint="eastAsia"/>
          <w:color w:val="FF0000"/>
          <w:szCs w:val="21"/>
        </w:rPr>
        <w:t>，</w:t>
      </w:r>
      <w:r>
        <w:rPr>
          <w:rFonts w:hint="eastAsia"/>
          <w:color w:val="FF0000"/>
          <w:szCs w:val="21"/>
        </w:rPr>
        <w:t>2025</w:t>
      </w:r>
      <w:r>
        <w:rPr>
          <w:rFonts w:hint="eastAsia"/>
          <w:color w:val="FF0000"/>
          <w:szCs w:val="21"/>
        </w:rPr>
        <w:t>；</w:t>
      </w:r>
      <w:r>
        <w:rPr>
          <w:rFonts w:hint="eastAsia"/>
          <w:color w:val="FF0000"/>
          <w:szCs w:val="21"/>
        </w:rPr>
        <w:t>Chen</w:t>
      </w:r>
      <w:r>
        <w:rPr>
          <w:rFonts w:hint="eastAsia"/>
          <w:color w:val="FF0000"/>
          <w:szCs w:val="21"/>
        </w:rPr>
        <w:t>，</w:t>
      </w:r>
      <w:r>
        <w:rPr>
          <w:rFonts w:hint="eastAsia"/>
          <w:color w:val="FF0000"/>
          <w:szCs w:val="21"/>
        </w:rPr>
        <w:t>2019</w:t>
      </w:r>
      <w:r>
        <w:rPr>
          <w:rFonts w:hint="eastAsia"/>
          <w:color w:val="FF0000"/>
          <w:szCs w:val="21"/>
        </w:rPr>
        <w:t>）。在损失厌恶与确定性效应的作用下，决策者往往高估短期失败带来的政治成本，同时低估长期风险的累积效应（</w:t>
      </w:r>
      <w:r>
        <w:rPr>
          <w:rFonts w:hint="eastAsia"/>
          <w:color w:val="FF0000"/>
          <w:szCs w:val="21"/>
        </w:rPr>
        <w:t>Kahneman &amp; Tversky</w:t>
      </w:r>
      <w:r>
        <w:rPr>
          <w:rFonts w:hint="eastAsia"/>
          <w:color w:val="FF0000"/>
          <w:szCs w:val="21"/>
        </w:rPr>
        <w:t>，</w:t>
      </w:r>
      <w:r>
        <w:rPr>
          <w:rFonts w:hint="eastAsia"/>
          <w:color w:val="FF0000"/>
          <w:szCs w:val="21"/>
        </w:rPr>
        <w:t>1979</w:t>
      </w:r>
      <w:r>
        <w:rPr>
          <w:rFonts w:hint="eastAsia"/>
          <w:color w:val="FF0000"/>
          <w:szCs w:val="21"/>
        </w:rPr>
        <w:t>；</w:t>
      </w:r>
      <w:r>
        <w:rPr>
          <w:rFonts w:hint="eastAsia"/>
          <w:color w:val="FF0000"/>
          <w:szCs w:val="21"/>
        </w:rPr>
        <w:t>Thaler et al.</w:t>
      </w:r>
      <w:r>
        <w:rPr>
          <w:rFonts w:hint="eastAsia"/>
          <w:color w:val="FF0000"/>
          <w:szCs w:val="21"/>
        </w:rPr>
        <w:t>，</w:t>
      </w:r>
      <w:r>
        <w:rPr>
          <w:rFonts w:hint="eastAsia"/>
          <w:color w:val="FF0000"/>
          <w:szCs w:val="21"/>
        </w:rPr>
        <w:t>1997</w:t>
      </w:r>
      <w:r>
        <w:rPr>
          <w:rFonts w:hint="eastAsia"/>
          <w:color w:val="FF0000"/>
          <w:szCs w:val="21"/>
        </w:rPr>
        <w:t>）。此外，公众偏好与媒体议程同样通过社会认知机制强化短期政策的合法性——当选民对长期政策承诺缺乏信任或对复杂政策缺乏理解时，短期政策更容易获得支持，从而形成制度与公众偏好之间的共振（</w:t>
      </w:r>
      <w:r>
        <w:rPr>
          <w:rFonts w:hint="eastAsia"/>
          <w:color w:val="FF0000"/>
          <w:szCs w:val="21"/>
        </w:rPr>
        <w:t>Jacobs &amp; Matthews</w:t>
      </w:r>
      <w:r>
        <w:rPr>
          <w:rFonts w:hint="eastAsia"/>
          <w:color w:val="FF0000"/>
          <w:szCs w:val="21"/>
        </w:rPr>
        <w:t>，</w:t>
      </w:r>
      <w:r>
        <w:rPr>
          <w:rFonts w:hint="eastAsia"/>
          <w:color w:val="FF0000"/>
          <w:szCs w:val="21"/>
        </w:rPr>
        <w:t>2012</w:t>
      </w:r>
      <w:r>
        <w:rPr>
          <w:rFonts w:hint="eastAsia"/>
          <w:color w:val="FF0000"/>
          <w:szCs w:val="21"/>
        </w:rPr>
        <w:t>；</w:t>
      </w:r>
      <w:r>
        <w:rPr>
          <w:rFonts w:hint="eastAsia"/>
          <w:color w:val="FF0000"/>
          <w:szCs w:val="21"/>
        </w:rPr>
        <w:t>Christensen &amp; Rapeli</w:t>
      </w:r>
      <w:r>
        <w:rPr>
          <w:rFonts w:hint="eastAsia"/>
          <w:color w:val="FF0000"/>
          <w:szCs w:val="21"/>
        </w:rPr>
        <w:t>，</w:t>
      </w:r>
      <w:r>
        <w:rPr>
          <w:rFonts w:hint="eastAsia"/>
          <w:color w:val="FF0000"/>
          <w:szCs w:val="21"/>
        </w:rPr>
        <w:t>2021</w:t>
      </w:r>
      <w:r>
        <w:rPr>
          <w:rFonts w:hint="eastAsia"/>
          <w:color w:val="FF0000"/>
          <w:szCs w:val="21"/>
        </w:rPr>
        <w:t>）。由此，政策短视逐渐从制度压力转化为稳定的认知模式与组织决策惯例。</w:t>
      </w:r>
    </w:p>
    <w:p w14:paraId="5DFD7984" w14:textId="77777777" w:rsidR="00924BDF" w:rsidRDefault="00000000">
      <w:pPr>
        <w:ind w:firstLine="420"/>
        <w:rPr>
          <w:color w:val="FF0000"/>
          <w:szCs w:val="21"/>
        </w:rPr>
      </w:pPr>
      <w:r>
        <w:rPr>
          <w:rFonts w:hint="eastAsia"/>
          <w:color w:val="FF0000"/>
          <w:szCs w:val="21"/>
        </w:rPr>
        <w:t>通过上述梳理可以发现，环境压力、制度激励与认知约束并非彼此独立的解释路径，而是构成了一个层层传导的分析链条：宏观环境中的不确定性与绩效压力压缩了政策时间视野；制度安排通过任期、考核与问责机制将短期绩效与决策者收益绑定；而认知约束则在复杂情境中将外部压力转化为稳定的决策惯例。三者相互强化，共同塑造了公共决策中时间维度的系统性偏差。</w:t>
      </w:r>
    </w:p>
    <w:p w14:paraId="602B9DD5" w14:textId="77777777" w:rsidR="00924BDF" w:rsidRDefault="00000000">
      <w:pPr>
        <w:pStyle w:val="1"/>
        <w:numPr>
          <w:ilvl w:val="0"/>
          <w:numId w:val="1"/>
        </w:numPr>
      </w:pPr>
      <w:r>
        <w:rPr>
          <w:rFonts w:hint="eastAsia"/>
        </w:rPr>
        <w:t>政策短视的</w:t>
      </w:r>
      <w:r>
        <w:rPr>
          <w:rFonts w:hint="eastAsia"/>
          <w:color w:val="FF0000"/>
        </w:rPr>
        <w:t>主要治理影响</w:t>
      </w:r>
    </w:p>
    <w:p w14:paraId="0452EF44" w14:textId="77777777" w:rsidR="00924BDF" w:rsidRDefault="00000000">
      <w:pPr>
        <w:ind w:firstLine="420"/>
        <w:rPr>
          <w:color w:val="FF0000"/>
        </w:rPr>
      </w:pPr>
      <w:r>
        <w:rPr>
          <w:rFonts w:hint="eastAsia"/>
          <w:color w:val="FF0000"/>
        </w:rPr>
        <w:t>政策短视并非仅影响个别政策选择，而是会沿着资源配置、风险治理与制度运行等多</w:t>
      </w:r>
      <w:r>
        <w:rPr>
          <w:rFonts w:hint="eastAsia"/>
          <w:color w:val="FF0000"/>
        </w:rPr>
        <w:lastRenderedPageBreak/>
        <w:t>个维度逐步传导，并最终影响公共部门的长期治理能力。既有研究表明，时间视野的收缩通常不会立即表现为政策失灵，而是通过一系列渐进且累积的过程，改变公共资源配置结构、增加长期风险暴露，并削弱公共部门面向未来的治理能力基础。从影响传导路径来看，相关研究大体揭示了一个由资源配置偏置、风险累积到政策能力侵蚀逐步深化的过程。</w:t>
      </w:r>
    </w:p>
    <w:p w14:paraId="7CB1B2FB" w14:textId="4730FD16" w:rsidR="00924BDF" w:rsidRDefault="00000000">
      <w:pPr>
        <w:ind w:firstLine="420"/>
        <w:outlineLvl w:val="1"/>
        <w:rPr>
          <w:b/>
          <w:bCs/>
        </w:rPr>
      </w:pPr>
      <w:r>
        <w:rPr>
          <w:rFonts w:hint="eastAsia"/>
          <w:b/>
          <w:bCs/>
        </w:rPr>
        <w:t>（一）</w:t>
      </w:r>
      <w:r>
        <w:rPr>
          <w:rFonts w:hint="eastAsia"/>
          <w:b/>
          <w:bCs/>
          <w:color w:val="FF0000"/>
        </w:rPr>
        <w:t>时间</w:t>
      </w:r>
      <w:ins w:id="149" w:author="Microsoft Office User" w:date="2026-06-01T23:25:00Z">
        <w:r>
          <w:rPr>
            <w:rFonts w:hint="eastAsia"/>
            <w:b/>
            <w:bCs/>
            <w:color w:val="FF0000"/>
          </w:rPr>
          <w:t>视野</w:t>
        </w:r>
      </w:ins>
      <w:r>
        <w:rPr>
          <w:rStyle w:val="af9"/>
          <w:rFonts w:hint="eastAsia"/>
          <w:b/>
          <w:bCs/>
          <w:color w:val="FF0000"/>
          <w:szCs w:val="22"/>
        </w:rPr>
        <w:t>收缩</w:t>
      </w:r>
      <w:r>
        <w:rPr>
          <w:rFonts w:hint="eastAsia"/>
          <w:b/>
          <w:bCs/>
          <w:color w:val="FF0000"/>
        </w:rPr>
        <w:t>与</w:t>
      </w:r>
      <w:r>
        <w:rPr>
          <w:rFonts w:hint="eastAsia"/>
          <w:b/>
          <w:bCs/>
        </w:rPr>
        <w:t>资源</w:t>
      </w:r>
      <w:ins w:id="150" w:author="Microsoft Office User" w:date="2026-06-04T23:42:00Z" w16du:dateUtc="2026-06-04T15:42:00Z">
        <w:r w:rsidR="00344505">
          <w:rPr>
            <w:rFonts w:hint="eastAsia"/>
            <w:b/>
            <w:bCs/>
          </w:rPr>
          <w:t>错配加剧</w:t>
        </w:r>
      </w:ins>
      <w:del w:id="151" w:author="Microsoft Office User" w:date="2026-06-04T23:42:00Z" w16du:dateUtc="2026-06-04T15:42:00Z">
        <w:r w:rsidDel="00344505">
          <w:rPr>
            <w:rFonts w:hint="eastAsia"/>
            <w:b/>
            <w:bCs/>
          </w:rPr>
          <w:delText>配置</w:delText>
        </w:r>
      </w:del>
      <w:del w:id="152" w:author="Microsoft Office User" w:date="2026-06-04T23:41:00Z" w16du:dateUtc="2026-06-04T15:41:00Z">
        <w:r w:rsidDel="009B0ECB">
          <w:rPr>
            <w:rFonts w:hint="eastAsia"/>
            <w:b/>
            <w:bCs/>
          </w:rPr>
          <w:delText>偏置</w:delText>
        </w:r>
      </w:del>
    </w:p>
    <w:p w14:paraId="482C38A0" w14:textId="77777777" w:rsidR="00924BDF" w:rsidRDefault="00000000">
      <w:pPr>
        <w:ind w:firstLine="420"/>
        <w:rPr>
          <w:color w:val="FF0000"/>
        </w:rPr>
      </w:pPr>
      <w:r>
        <w:rPr>
          <w:rFonts w:hint="eastAsia"/>
          <w:color w:val="FF0000"/>
        </w:rPr>
        <w:t>政策短视最直接的影响体现在公共资源配置结构的变化。当公共决策在短期绩效和即时收益导向下运行时，资源配置往往优先满足当前可见需求，而相对忽视具有长期回报特征的政策领域。政治经济学研究较早揭示了这一机制：选举周期与绩效考核压力会推动决策者优先选择能够快速产生可观测成效的支出安排（</w:t>
      </w:r>
      <w:r>
        <w:rPr>
          <w:rFonts w:hint="eastAsia"/>
          <w:color w:val="FF0000"/>
        </w:rPr>
        <w:t>Barro</w:t>
      </w:r>
      <w:r>
        <w:rPr>
          <w:rFonts w:hint="eastAsia"/>
          <w:color w:val="FF0000"/>
        </w:rPr>
        <w:t>，</w:t>
      </w:r>
      <w:r>
        <w:rPr>
          <w:rFonts w:hint="eastAsia"/>
          <w:color w:val="FF0000"/>
        </w:rPr>
        <w:t>1973</w:t>
      </w:r>
      <w:r>
        <w:rPr>
          <w:rFonts w:hint="eastAsia"/>
          <w:color w:val="FF0000"/>
        </w:rPr>
        <w:t>；</w:t>
      </w:r>
      <w:r>
        <w:rPr>
          <w:rFonts w:hint="eastAsia"/>
          <w:color w:val="FF0000"/>
        </w:rPr>
        <w:t>Nordhaus</w:t>
      </w:r>
      <w:r>
        <w:rPr>
          <w:rFonts w:hint="eastAsia"/>
          <w:color w:val="FF0000"/>
        </w:rPr>
        <w:t>，</w:t>
      </w:r>
      <w:r>
        <w:rPr>
          <w:rFonts w:hint="eastAsia"/>
          <w:color w:val="FF0000"/>
        </w:rPr>
        <w:t>1975</w:t>
      </w:r>
      <w:r>
        <w:rPr>
          <w:rFonts w:hint="eastAsia"/>
          <w:color w:val="FF0000"/>
        </w:rPr>
        <w:t>），其后果之一便是持续的赤字偏向与债务扩张（</w:t>
      </w:r>
      <w:r>
        <w:rPr>
          <w:rFonts w:hint="eastAsia"/>
          <w:color w:val="FF0000"/>
        </w:rPr>
        <w:t>Alesina &amp; Tabellini</w:t>
      </w:r>
      <w:r>
        <w:rPr>
          <w:rFonts w:hint="eastAsia"/>
          <w:color w:val="FF0000"/>
        </w:rPr>
        <w:t>，</w:t>
      </w:r>
      <w:r>
        <w:rPr>
          <w:rFonts w:hint="eastAsia"/>
          <w:color w:val="FF0000"/>
        </w:rPr>
        <w:t>1990</w:t>
      </w:r>
      <w:r>
        <w:rPr>
          <w:rFonts w:hint="eastAsia"/>
          <w:color w:val="FF0000"/>
        </w:rPr>
        <w:t>）。与此同时，资本性支出和长期公共品供给比例往往下降，而能够快速产生可见绩效的项目则获得优先支持（</w:t>
      </w:r>
      <w:r>
        <w:rPr>
          <w:rFonts w:hint="eastAsia"/>
          <w:color w:val="FF0000"/>
        </w:rPr>
        <w:t>Aidt &amp; Dutta</w:t>
      </w:r>
      <w:r>
        <w:rPr>
          <w:rFonts w:hint="eastAsia"/>
          <w:color w:val="FF0000"/>
        </w:rPr>
        <w:t>，</w:t>
      </w:r>
      <w:r>
        <w:rPr>
          <w:rFonts w:hint="eastAsia"/>
          <w:color w:val="FF0000"/>
        </w:rPr>
        <w:t>2007</w:t>
      </w:r>
      <w:r>
        <w:rPr>
          <w:rFonts w:hint="eastAsia"/>
          <w:color w:val="FF0000"/>
        </w:rPr>
        <w:t>；</w:t>
      </w:r>
      <w:r>
        <w:rPr>
          <w:rFonts w:hint="eastAsia"/>
          <w:color w:val="FF0000"/>
        </w:rPr>
        <w:t>Garr</w:t>
      </w:r>
      <w:r>
        <w:rPr>
          <w:rFonts w:hint="eastAsia"/>
          <w:color w:val="FF0000"/>
        </w:rPr>
        <w:t>ì，</w:t>
      </w:r>
      <w:r>
        <w:rPr>
          <w:rFonts w:hint="eastAsia"/>
          <w:color w:val="FF0000"/>
        </w:rPr>
        <w:t>2010</w:t>
      </w:r>
      <w:r>
        <w:rPr>
          <w:rFonts w:hint="eastAsia"/>
          <w:color w:val="FF0000"/>
        </w:rPr>
        <w:t>）。教育、基础设施维护、环境保护和科技创新等具有较长回报周期的领域因而更容易受到挤压（</w:t>
      </w:r>
      <w:r>
        <w:rPr>
          <w:rFonts w:hint="eastAsia"/>
          <w:color w:val="FF0000"/>
        </w:rPr>
        <w:t>Laverty</w:t>
      </w:r>
      <w:r>
        <w:rPr>
          <w:rFonts w:hint="eastAsia"/>
          <w:color w:val="FF0000"/>
        </w:rPr>
        <w:t>，</w:t>
      </w:r>
      <w:r>
        <w:rPr>
          <w:rFonts w:hint="eastAsia"/>
          <w:color w:val="FF0000"/>
        </w:rPr>
        <w:t>1996</w:t>
      </w:r>
      <w:r>
        <w:rPr>
          <w:rFonts w:hint="eastAsia"/>
          <w:color w:val="FF0000"/>
        </w:rPr>
        <w:t>；</w:t>
      </w:r>
      <w:r>
        <w:rPr>
          <w:rFonts w:hint="eastAsia"/>
          <w:color w:val="FF0000"/>
        </w:rPr>
        <w:t>Bushee</w:t>
      </w:r>
      <w:r>
        <w:rPr>
          <w:rFonts w:hint="eastAsia"/>
          <w:color w:val="FF0000"/>
        </w:rPr>
        <w:t>，</w:t>
      </w:r>
      <w:r>
        <w:rPr>
          <w:rFonts w:hint="eastAsia"/>
          <w:color w:val="FF0000"/>
        </w:rPr>
        <w:t>1998</w:t>
      </w:r>
      <w:r>
        <w:rPr>
          <w:rFonts w:hint="eastAsia"/>
          <w:color w:val="FF0000"/>
        </w:rPr>
        <w:t>）。在中国情境下，初步证据表明财政分权、晋升激励与土地财政等制度安排同样可能塑造资源配置的时间偏好。已有研究发现，不同类型公共投入之间存在明显的结构性差异，土地财政模式进一步强化了地方政府对短期财政收入的依赖（</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）。因此，从现有研究来看，政策短视首先体现为资源配置逻辑由长期积累导向向即时收益导向的转变。</w:t>
      </w:r>
    </w:p>
    <w:p w14:paraId="63852C1D" w14:textId="77777777" w:rsidR="00924BDF" w:rsidRDefault="00000000">
      <w:pPr>
        <w:ind w:firstLine="420"/>
        <w:outlineLvl w:val="1"/>
        <w:rPr>
          <w:b/>
          <w:bCs/>
          <w:color w:val="FF0000"/>
        </w:rPr>
      </w:pPr>
      <w:r>
        <w:rPr>
          <w:rFonts w:hint="eastAsia"/>
          <w:b/>
          <w:bCs/>
        </w:rPr>
        <w:t>（二）</w:t>
      </w:r>
      <w:r>
        <w:rPr>
          <w:rFonts w:hint="eastAsia"/>
          <w:b/>
          <w:bCs/>
          <w:color w:val="FF0000"/>
        </w:rPr>
        <w:t>长期风险累积与跨期治理失衡</w:t>
      </w:r>
    </w:p>
    <w:p w14:paraId="06FA3426" w14:textId="77777777" w:rsidR="00924BDF" w:rsidRDefault="00000000">
      <w:pPr>
        <w:ind w:firstLine="420"/>
        <w:rPr>
          <w:color w:val="FF0000"/>
        </w:rPr>
      </w:pPr>
      <w:r>
        <w:rPr>
          <w:rFonts w:hint="eastAsia"/>
          <w:color w:val="FF0000"/>
        </w:rPr>
        <w:t>资源配置结构的短期化进一步表现为长期风险治理能力的弱化。与资源配置偏置主要反映投入方向的变化不同，这一层面的影响主要体现为长期问题不断累积并向未来转移，从而造成跨期治理失衡。既有研究发现，当治理资源更多投向事后补偿而非事前预防时，风险治理往往呈现明显的“重处置、轻预防”特征。在自然灾害治理领域，防灾减灾投入长期不足，而灾后补偿支出持续增加，最终导致整体社会成本上升（</w:t>
      </w:r>
      <w:r>
        <w:rPr>
          <w:rFonts w:hint="eastAsia"/>
          <w:color w:val="FF0000"/>
        </w:rPr>
        <w:t>Healy &amp; Malhotra</w:t>
      </w:r>
      <w:r>
        <w:rPr>
          <w:rFonts w:hint="eastAsia"/>
          <w:color w:val="FF0000"/>
        </w:rPr>
        <w:t>，</w:t>
      </w:r>
      <w:r>
        <w:rPr>
          <w:rFonts w:hint="eastAsia"/>
          <w:color w:val="FF0000"/>
        </w:rPr>
        <w:t>2009</w:t>
      </w:r>
      <w:r>
        <w:rPr>
          <w:rFonts w:hint="eastAsia"/>
          <w:color w:val="FF0000"/>
        </w:rPr>
        <w:t>）。类似现象同样出现在气候变化与生态治理领域——由于减排、生态修复等政策往往需要较长时间才能显现效果，其优先级容易在短期激励结构下被削弱，由此形成环境成本向未来转移的现象（</w:t>
      </w:r>
      <w:r>
        <w:rPr>
          <w:rFonts w:hint="eastAsia"/>
          <w:color w:val="FF0000"/>
        </w:rPr>
        <w:t>Caney</w:t>
      </w:r>
      <w:r>
        <w:rPr>
          <w:rFonts w:hint="eastAsia"/>
          <w:color w:val="FF0000"/>
        </w:rPr>
        <w:t>，</w:t>
      </w:r>
      <w:r>
        <w:rPr>
          <w:rFonts w:hint="eastAsia"/>
          <w:color w:val="FF0000"/>
        </w:rPr>
        <w:t>2022a</w:t>
      </w:r>
      <w:r>
        <w:rPr>
          <w:rFonts w:hint="eastAsia"/>
          <w:color w:val="FF0000"/>
        </w:rPr>
        <w:t>）。进一步来看，风险累积不仅体现在具体治理领域，也表现为不同世代之间成本与收益分配结构的变化。规范理论研究指出，当制度缺乏代表未来世代利益的有效机制时，公共决策更容易形成代际利益失衡（</w:t>
      </w:r>
      <w:r>
        <w:rPr>
          <w:rFonts w:hint="eastAsia"/>
          <w:color w:val="FF0000"/>
        </w:rPr>
        <w:t>Thompson</w:t>
      </w:r>
      <w:r>
        <w:rPr>
          <w:rFonts w:hint="eastAsia"/>
          <w:color w:val="FF0000"/>
        </w:rPr>
        <w:t>，</w:t>
      </w:r>
      <w:r>
        <w:rPr>
          <w:rFonts w:hint="eastAsia"/>
          <w:color w:val="FF0000"/>
        </w:rPr>
        <w:t>2015</w:t>
      </w:r>
      <w:r>
        <w:rPr>
          <w:rFonts w:hint="eastAsia"/>
          <w:color w:val="FF0000"/>
        </w:rPr>
        <w:t>）。在中国实践中，环境治理中的运动式整治、土地开发和产业扶持政策的频繁调整等现象，也</w:t>
      </w:r>
      <w:r>
        <w:rPr>
          <w:rFonts w:hint="eastAsia"/>
          <w:color w:val="FF0000"/>
        </w:rPr>
        <w:lastRenderedPageBreak/>
        <w:t>被认为可能导致长期风险不断累积并向未来转移（</w:t>
      </w:r>
      <w:r>
        <w:rPr>
          <w:rFonts w:hint="eastAsia"/>
          <w:color w:val="FF0000"/>
        </w:rPr>
        <w:t>Tang et al.</w:t>
      </w:r>
      <w:r>
        <w:rPr>
          <w:rFonts w:hint="eastAsia"/>
          <w:color w:val="FF0000"/>
        </w:rPr>
        <w:t>，</w:t>
      </w:r>
      <w:r>
        <w:rPr>
          <w:rFonts w:hint="eastAsia"/>
          <w:color w:val="FF0000"/>
        </w:rPr>
        <w:t>2019</w:t>
      </w:r>
      <w:r>
        <w:rPr>
          <w:rFonts w:hint="eastAsia"/>
          <w:color w:val="FF0000"/>
        </w:rPr>
        <w:t>；</w:t>
      </w:r>
      <w:r>
        <w:rPr>
          <w:rFonts w:hint="eastAsia"/>
          <w:color w:val="FF0000"/>
        </w:rPr>
        <w:t>Zhao et al.</w:t>
      </w:r>
      <w:r>
        <w:rPr>
          <w:rFonts w:hint="eastAsia"/>
          <w:color w:val="FF0000"/>
        </w:rPr>
        <w:t>，</w:t>
      </w:r>
      <w:r>
        <w:rPr>
          <w:rFonts w:hint="eastAsia"/>
          <w:color w:val="FF0000"/>
        </w:rPr>
        <w:t>2023</w:t>
      </w:r>
      <w:r>
        <w:rPr>
          <w:rFonts w:hint="eastAsia"/>
          <w:color w:val="FF0000"/>
        </w:rPr>
        <w:t>）。因此，政策短视所带来的不仅是资源配置上的变化，更是长期风险治理能力的下降以及跨期治理均衡的破坏。</w:t>
      </w:r>
    </w:p>
    <w:p w14:paraId="47AF4097" w14:textId="34749D61" w:rsidR="00924BDF" w:rsidRDefault="00000000">
      <w:pPr>
        <w:numPr>
          <w:ilvl w:val="0"/>
          <w:numId w:val="2"/>
        </w:numPr>
        <w:ind w:firstLine="420"/>
        <w:outlineLvl w:val="1"/>
        <w:rPr>
          <w:b/>
          <w:bCs/>
          <w:color w:val="FF0000"/>
        </w:rPr>
      </w:pPr>
      <w:r>
        <w:rPr>
          <w:rFonts w:hint="eastAsia"/>
          <w:b/>
          <w:bCs/>
          <w:color w:val="FF0000"/>
        </w:rPr>
        <w:t>制度稳定性</w:t>
      </w:r>
      <w:ins w:id="153" w:author="Microsoft Office User" w:date="2026-06-04T23:41:00Z" w16du:dateUtc="2026-06-04T15:41:00Z">
        <w:r w:rsidR="00983FD7">
          <w:rPr>
            <w:rFonts w:hint="eastAsia"/>
            <w:b/>
            <w:bCs/>
            <w:color w:val="FF0000"/>
          </w:rPr>
          <w:t>下降</w:t>
        </w:r>
      </w:ins>
      <w:r>
        <w:rPr>
          <w:rFonts w:hint="eastAsia"/>
          <w:b/>
          <w:bCs/>
          <w:color w:val="FF0000"/>
        </w:rPr>
        <w:t>与长期政策能力侵蚀</w:t>
      </w:r>
    </w:p>
    <w:p w14:paraId="294DAFD5" w14:textId="77777777" w:rsidR="00924BDF" w:rsidRDefault="00000000">
      <w:pPr>
        <w:ind w:firstLine="420"/>
      </w:pPr>
      <w:r>
        <w:rPr>
          <w:rFonts w:hint="eastAsia"/>
        </w:rPr>
        <w:t>如果说资源配置偏置和风险累积主要体现为治理对象层面的后果，那么更深层的影响则表现为公共部门长期政策能力的侵蚀。政策短视不仅影响政府“治理什么”，更影响政府“能否持续有效地治理”。长期政策能力通常包括战略规划、长期协调、可信承诺以及未来问题识别等能力。当短期导向逐渐嵌入制度运行过程时，这些能力可能受到系统性削弱。相关研究发现，财政赤字偏见与预算周期的长期存在会降低政府未来承诺的可信度（</w:t>
      </w:r>
      <w:r>
        <w:rPr>
          <w:rFonts w:hint="eastAsia"/>
        </w:rPr>
        <w:t>Alesina et al.</w:t>
      </w:r>
      <w:r>
        <w:rPr>
          <w:rFonts w:hint="eastAsia"/>
        </w:rPr>
        <w:t>，</w:t>
      </w:r>
      <w:r>
        <w:rPr>
          <w:rFonts w:hint="eastAsia"/>
        </w:rPr>
        <w:t>1992</w:t>
      </w:r>
      <w:r>
        <w:rPr>
          <w:rFonts w:hint="eastAsia"/>
        </w:rPr>
        <w:t>）；频繁的政策调整与规则变动则可能削弱政策连续性与制度稳定性。在农村治理与区域发展领域，短期政策反复变更被发现会损害政府公信力，并降低社会主体的合作意愿（</w:t>
      </w:r>
      <w:r>
        <w:rPr>
          <w:rFonts w:hint="eastAsia"/>
        </w:rPr>
        <w:t>Setthasuravich &amp; Kato</w:t>
      </w:r>
      <w:r>
        <w:rPr>
          <w:rFonts w:hint="eastAsia"/>
        </w:rPr>
        <w:t>，</w:t>
      </w:r>
      <w:r>
        <w:rPr>
          <w:rFonts w:hint="eastAsia"/>
        </w:rPr>
        <w:t>2025</w:t>
      </w:r>
      <w:r>
        <w:rPr>
          <w:rFonts w:hint="eastAsia"/>
        </w:rPr>
        <w:t>）。与此同时，长期问题持续被延后处理，也会削弱组织对未来问题的识别、预判与准备能力——随着长期议题不断退出政策优先序列，公共部门开展战略规划和跨周期协调的能力受到限制，未来政策空间也因既有负担累积而被不断压缩。由此，政策短视不仅是一种资源配置偏好，更可能演变为长期政策能力的结构性弱化。</w:t>
      </w:r>
    </w:p>
    <w:p w14:paraId="245F4317" w14:textId="0C0FA83C" w:rsidR="00924BDF" w:rsidRDefault="00000000">
      <w:pPr>
        <w:ind w:firstLine="420"/>
        <w:rPr>
          <w:color w:val="FF0000"/>
        </w:rPr>
      </w:pPr>
      <w:commentRangeStart w:id="154"/>
      <w:r>
        <w:rPr>
          <w:rFonts w:hint="eastAsia"/>
          <w:color w:val="FF0000"/>
        </w:rPr>
        <w:t>资源</w:t>
      </w:r>
      <w:ins w:id="155" w:author="Microsoft Office User" w:date="2026-06-04T23:43:00Z" w16du:dateUtc="2026-06-04T15:43:00Z">
        <w:r w:rsidR="003C09B5">
          <w:rPr>
            <w:rFonts w:hint="eastAsia"/>
            <w:color w:val="FF0000"/>
          </w:rPr>
          <w:t>错配</w:t>
        </w:r>
      </w:ins>
      <w:del w:id="156" w:author="Microsoft Office User" w:date="2026-06-04T23:43:00Z" w16du:dateUtc="2026-06-04T15:43:00Z">
        <w:r w:rsidDel="003C09B5">
          <w:rPr>
            <w:rFonts w:hint="eastAsia"/>
            <w:color w:val="FF0000"/>
          </w:rPr>
          <w:delText>配置偏置</w:delText>
        </w:r>
      </w:del>
      <w:r>
        <w:rPr>
          <w:rFonts w:hint="eastAsia"/>
          <w:color w:val="FF0000"/>
        </w:rPr>
        <w:t>、风险累积与能力侵蚀这三个层面的影响并非依次展开后就终止，而是会通过反馈机制形成循环强化。近年来，越来越多研究开始将政策短视理解为一种具有自我强化特征的动态过程，而非一次性的决策偏差。组织学习与路径依赖研究表明，能够快速产生绩效反馈的政策更容易被识别为“成功经验”，并通过制度化过程转化为稳定的决策惯例（</w:t>
      </w:r>
      <w:r>
        <w:rPr>
          <w:rFonts w:hint="eastAsia"/>
          <w:color w:val="FF0000"/>
        </w:rPr>
        <w:t>Stewart</w:t>
      </w:r>
      <w:r>
        <w:rPr>
          <w:rFonts w:hint="eastAsia"/>
          <w:color w:val="FF0000"/>
        </w:rPr>
        <w:t>，</w:t>
      </w:r>
      <w:r>
        <w:rPr>
          <w:rFonts w:hint="eastAsia"/>
          <w:color w:val="FF0000"/>
        </w:rPr>
        <w:t>2014</w:t>
      </w:r>
      <w:r>
        <w:rPr>
          <w:rFonts w:hint="eastAsia"/>
          <w:color w:val="FF0000"/>
        </w:rPr>
        <w:t>）。相较之下，长期政策由于回报周期较长，其价值往往难以及时体现于现有评价体系之中。因此，短期政策所获得的即时绩效、政治回报和组织认可，会进一步强化既有激励结构，并推动决策主体持续采用类似策略。更重要的是，被延后的长期问题并不会消失，而是以新的风险和压力形式重新进入政策议程。风险积累所带来的治理压力，反而可能进一步强化围绕短期应对展开的决策逻辑。由此，资源配置偏置、风险累积与能力侵蚀之间形成相互强化的循环过程：短期政策产生即时回报，即时回报强化制度激励，制度激励塑造行为偏好，而新的行为偏好又进一步推动短期政策选择。</w:t>
      </w:r>
    </w:p>
    <w:p w14:paraId="759D927C" w14:textId="77777777" w:rsidR="00924BDF" w:rsidRDefault="00000000">
      <w:pPr>
        <w:ind w:firstLine="420"/>
        <w:rPr>
          <w:color w:val="FF0000"/>
        </w:rPr>
      </w:pPr>
      <w:r>
        <w:rPr>
          <w:rFonts w:hint="eastAsia"/>
          <w:color w:val="FF0000"/>
        </w:rPr>
        <w:t>总体而言，政策短视的治理影响呈现出由资源配置偏置、风险累积到长期政策能力侵蚀的递进过程。更重要的是，这些影响并非一次性后果，而会通过制度反馈与组织学习机制不断被强化和再生产，最终形成持续性的“短期化锁定”。其结果不仅表现为长期目标</w:t>
      </w:r>
      <w:r>
        <w:rPr>
          <w:rFonts w:hint="eastAsia"/>
          <w:color w:val="FF0000"/>
        </w:rPr>
        <w:lastRenderedPageBreak/>
        <w:t>在政策议程中的边缘化，更可能导致公共部门长期治理能力的系统性弱化。回应政策短视问题，因此不仅需要调整具体政策工具，更需要从制度安排、评价体系与组织学习机制等层面重新审视公共决策中的时间结构。基于上述影响分析，下文将进一步梳理现有研究提出的主要治理回应路径，并在此基础上提出中国情境下的未来研究议程。</w:t>
      </w:r>
      <w:commentRangeEnd w:id="154"/>
      <w:r>
        <w:rPr>
          <w:rStyle w:val="af9"/>
          <w:color w:val="FF0000"/>
          <w:szCs w:val="22"/>
        </w:rPr>
        <w:commentReference w:id="154"/>
      </w:r>
    </w:p>
    <w:p w14:paraId="3D0D5B97" w14:textId="77777777" w:rsidR="00924BDF" w:rsidRDefault="00000000">
      <w:pPr>
        <w:pStyle w:val="1"/>
        <w:numPr>
          <w:ilvl w:val="0"/>
          <w:numId w:val="1"/>
        </w:numPr>
        <w:rPr>
          <w:color w:val="FF0000"/>
        </w:rPr>
      </w:pPr>
      <w:ins w:id="157" w:author="Microsoft Office User" w:date="2026-06-01T23:30:00Z">
        <w:r>
          <w:rPr>
            <w:rFonts w:hint="eastAsia"/>
            <w:color w:val="FF0000"/>
          </w:rPr>
          <w:t>基于证据的政策短视</w:t>
        </w:r>
      </w:ins>
      <w:r>
        <w:rPr>
          <w:rFonts w:hint="eastAsia"/>
          <w:color w:val="FF0000"/>
        </w:rPr>
        <w:t>治理</w:t>
      </w:r>
    </w:p>
    <w:p w14:paraId="447F7E3B" w14:textId="77777777" w:rsidR="00924BDF" w:rsidRDefault="00000000">
      <w:pPr>
        <w:ind w:firstLine="420"/>
        <w:rPr>
          <w:color w:val="FF0000"/>
        </w:rPr>
      </w:pPr>
      <w:r>
        <w:rPr>
          <w:rFonts w:hint="eastAsia"/>
          <w:color w:val="FF0000"/>
        </w:rPr>
        <w:t>针对政策短视问题，既有研究从制度安排、组织程序与行为干预等不同层面提出了多种治理回应路径。相关讨论既关注如何矫正短期激励，也关注如何增强公共决策对长期目标与未来风险的回应能力。总体来看，现有研究主要形成了制度矫正、程序优化与认知干预三类治理思路。这三类路径分别对应前文分析维度中的制度激励、环境压力与认知约束，共同构成了对政策短视问题的多层次治理回应。</w:t>
      </w:r>
    </w:p>
    <w:p w14:paraId="6A1A771F" w14:textId="77777777" w:rsidR="00924BDF" w:rsidRDefault="00000000">
      <w:pPr>
        <w:pStyle w:val="2"/>
        <w:ind w:firstLine="420"/>
      </w:pPr>
      <w:r>
        <w:rPr>
          <w:rFonts w:hint="eastAsia"/>
        </w:rPr>
        <w:t>（一）制度矫正：延长政策</w:t>
      </w:r>
      <w:commentRangeStart w:id="158"/>
      <w:r>
        <w:rPr>
          <w:rFonts w:hint="eastAsia"/>
        </w:rPr>
        <w:t>责任链条</w:t>
      </w:r>
      <w:commentRangeStart w:id="159"/>
      <w:commentRangeEnd w:id="159"/>
      <w:r>
        <w:rPr>
          <w:rStyle w:val="af9"/>
          <w:szCs w:val="32"/>
        </w:rPr>
        <w:commentReference w:id="159"/>
      </w:r>
      <w:commentRangeEnd w:id="158"/>
      <w:r w:rsidR="000C6DA5">
        <w:rPr>
          <w:rStyle w:val="af9"/>
          <w:szCs w:val="32"/>
        </w:rPr>
        <w:commentReference w:id="158"/>
      </w:r>
    </w:p>
    <w:p w14:paraId="2D580D0E" w14:textId="77777777" w:rsidR="00924BDF" w:rsidRDefault="00000000">
      <w:r>
        <w:t>既有政治经济学研究多将制度性短视归因于选举周期、政党竞争与任期压力，这一路径在解释短期财政扩张与公共投资波动方面具有较强解释力（Barro，1973；Buchanan &amp; Lee，1982；Aidt &amp; Dutta，2007）。然而，从跨制度视角看，政策短视并非仅由竞争性政治压力所驱动，还可能源于行政绩效评价体系、风险问责机制、发展战略周期以及组织层级分工等制度安排（Halevy，2008；Sappideen，2011；Eccles，Ioannou &amp; Serafeim，2014；Boston，2021）。因此，许多治理实践尝试通过制度设计延长政策责任链条，缓解短期收益与长期目标之间的张力。例如，跨任期绩效评价机制、长期情景评估制度以及跨周期政策追踪安排等制度创新，均被用于增强决策者对长期政策后果的关注（Caney，2022b；Setälä，2025）。这些制度安排虽然形式各异，但共同特点在于通过调整绩效评价、责任分配与风险承担方式，增强长期目标在决策过程中的可见性与约束力。相关研究表明，政策时间视野并非某种特定制度的天然属性，而是受到制度设计方式的重要影响。</w:t>
      </w:r>
    </w:p>
    <w:p w14:paraId="25F99F90" w14:textId="77777777" w:rsidR="00924BDF" w:rsidRDefault="00000000">
      <w:pPr>
        <w:pStyle w:val="2"/>
        <w:ind w:firstLine="420"/>
      </w:pPr>
      <w:r>
        <w:rPr>
          <w:rFonts w:hint="eastAsia"/>
          <w:color w:val="auto"/>
        </w:rPr>
        <w:t>（二）</w:t>
      </w:r>
      <w:r>
        <w:t>程序优化</w:t>
      </w:r>
      <w:commentRangeStart w:id="160"/>
      <w:r>
        <w:t>：组织流程的时间结构调整</w:t>
      </w:r>
      <w:commentRangeEnd w:id="160"/>
      <w:r w:rsidR="0033553F">
        <w:rPr>
          <w:rStyle w:val="af9"/>
          <w:szCs w:val="32"/>
        </w:rPr>
        <w:commentReference w:id="160"/>
      </w:r>
    </w:p>
    <w:p w14:paraId="746B2A1B" w14:textId="77777777" w:rsidR="00924BDF" w:rsidRDefault="00000000">
      <w:pPr>
        <w:ind w:firstLine="420"/>
      </w:pPr>
      <w:r>
        <w:t>如果说制度矫正侧重于宏观层面的责任链条与激励结构，那么程序优化则关注中观层面的决策流程与时间节奏。传统公共行政研究主要关注程序在协调、协商与信息整合中的作用，而较少讨论程序安排本身可能产生的时间偏向。事实上，年度预算周期、阶段性绩效考核以及危机响应机制等常规行政程序，往往强化即时回应逻辑，使长期议题较难持续进入决策过程（</w:t>
      </w:r>
      <w:r>
        <w:t>Bueno</w:t>
      </w:r>
      <w:r>
        <w:t>，</w:t>
      </w:r>
      <w:r>
        <w:t>2023</w:t>
      </w:r>
      <w:r>
        <w:t>；</w:t>
      </w:r>
      <w:r>
        <w:t>Bonfiglioli &amp; Gancia</w:t>
      </w:r>
      <w:r>
        <w:t>，</w:t>
      </w:r>
      <w:r>
        <w:t>2013</w:t>
      </w:r>
      <w:r>
        <w:t>）。为应对这一问题，部分研究主张在政策流程中嵌入更具长期导向的程序安排。例如，跨部门协同机制、跨期审查程序以及面向未来世代的政策评估制度，都有助于提高长期议题进入政策议程的机会</w:t>
      </w:r>
      <w:r>
        <w:lastRenderedPageBreak/>
        <w:t>（</w:t>
      </w:r>
      <w:r>
        <w:t>Koskimaa &amp; Raunio</w:t>
      </w:r>
      <w:r>
        <w:t>，</w:t>
      </w:r>
      <w:r>
        <w:t>2023</w:t>
      </w:r>
      <w:r>
        <w:t>；</w:t>
      </w:r>
      <w:r>
        <w:t>White</w:t>
      </w:r>
      <w:r>
        <w:t>，</w:t>
      </w:r>
      <w:r>
        <w:t>2024</w:t>
      </w:r>
      <w:r>
        <w:t>）。这些实践表明，程序不仅是政策执行的技术工具，也会影响组织注意力的分配方式以及政策议题的优先顺序。因此，程序优化的关键不仅在于提升协调效率，更在于为长期议题提供稳定的制度化进入渠道。</w:t>
      </w:r>
    </w:p>
    <w:p w14:paraId="4E3B42FF" w14:textId="77777777" w:rsidR="00924BDF" w:rsidRDefault="00000000">
      <w:pPr>
        <w:pStyle w:val="2"/>
        <w:ind w:firstLine="420"/>
      </w:pPr>
      <w:r>
        <w:t>（三）认知干预：决策心理的结构引导</w:t>
      </w:r>
    </w:p>
    <w:p w14:paraId="52860DC6" w14:textId="77777777" w:rsidR="00924BDF" w:rsidRDefault="00000000">
      <w:pPr>
        <w:ind w:firstLine="420"/>
      </w:pPr>
      <w:r>
        <w:rPr>
          <w:rFonts w:hint="eastAsia"/>
        </w:rPr>
        <w:t>关于认知偏差与决策心理的研究从微观层面揭示了损失厌恶、确定性偏好与注意力稀缺等认知机制对短期决策的影响，为理解政策短视提供了重要基础。然而，越来越多研究指出，认知偏差并非完全独立于制度环境而存在，其形成和强化过程往往受到组织情境与制度安排的持续影响。这意味着，认知干预的有效性取决于其能否与制度设计形成协同。从实践经验看，多维绩效评价体系、长期责任追踪机制以及组织学习制度，均可能通过改变注意力结构与激励预期，引导决策者形成更加面向未来的决策取向（</w:t>
      </w:r>
      <w:r>
        <w:rPr>
          <w:rFonts w:hint="eastAsia"/>
        </w:rPr>
        <w:t>McClure et al.</w:t>
      </w:r>
      <w:r>
        <w:rPr>
          <w:rFonts w:hint="eastAsia"/>
        </w:rPr>
        <w:t>，</w:t>
      </w:r>
      <w:r>
        <w:rPr>
          <w:rFonts w:hint="eastAsia"/>
        </w:rPr>
        <w:t>2004</w:t>
      </w:r>
      <w:r>
        <w:rPr>
          <w:rFonts w:hint="eastAsia"/>
        </w:rPr>
        <w:t>；</w:t>
      </w:r>
      <w:r>
        <w:rPr>
          <w:rFonts w:hint="eastAsia"/>
        </w:rPr>
        <w:t>Mosakowski &amp; Earley</w:t>
      </w:r>
      <w:r>
        <w:rPr>
          <w:rFonts w:hint="eastAsia"/>
        </w:rPr>
        <w:t>，</w:t>
      </w:r>
      <w:r>
        <w:rPr>
          <w:rFonts w:hint="eastAsia"/>
        </w:rPr>
        <w:t>2000</w:t>
      </w:r>
      <w:r>
        <w:rPr>
          <w:rFonts w:hint="eastAsia"/>
        </w:rPr>
        <w:t>）。例如，将环境、社会与治理指标纳入综合评价体系，有助于降低决策过程中对即时收益的过度关注；通过长期案例培训与组织学习机制，则有助于增强决策者对延迟风险与长期后果的敏感性。与此同时，认知干预的作用也存在明显边界。当绩效体系持续强调短期指标、问责机制过度聚焦即时结果时，个体层面的行为调整往往难以产生稳定效果。因此，认知干预的有效性在很大程度上取决于其能否与制度设计和程序安排形成协同，而非单纯依赖个体行为改变。</w:t>
      </w:r>
    </w:p>
    <w:p w14:paraId="7BCB364C" w14:textId="77777777" w:rsidR="00924BDF" w:rsidRDefault="00000000">
      <w:pPr>
        <w:ind w:firstLine="420"/>
        <w:rPr>
          <w:color w:val="FF0000"/>
        </w:rPr>
      </w:pPr>
      <w:r>
        <w:rPr>
          <w:rFonts w:hint="eastAsia"/>
        </w:rPr>
        <w:t>总体来看，制度矫正侧重于通过调整责任链条与激励结构来延长决策者的时间视野；程序优化关注决策流程与时间节奏的重构，为长期议题提供稳定的制度化进入渠道；认知干预则从行为洞察出发，通过改变注意力结构与决策偏好来缓解短期偏向。认知干预的有效性依赖于制度与程序的协同支持，而制度矫正也需要通过程序安排与认知引导才能真正落地。基于上述分析，下文将进一步讨论中国情境下政策短视研究的未来议程。</w:t>
      </w:r>
    </w:p>
    <w:p w14:paraId="3DEF0BDA" w14:textId="77777777" w:rsidR="00924BDF" w:rsidRDefault="00000000">
      <w:pPr>
        <w:pStyle w:val="1"/>
        <w:rPr>
          <w:color w:val="FF0000"/>
        </w:rPr>
      </w:pPr>
      <w:r>
        <w:rPr>
          <w:rFonts w:hint="eastAsia"/>
          <w:color w:val="FF0000"/>
        </w:rPr>
        <w:t>六、中国情境下政策短视研究的未来议程</w:t>
      </w:r>
      <w:commentRangeStart w:id="162"/>
      <w:commentRangeEnd w:id="162"/>
      <w:r>
        <w:rPr>
          <w:rStyle w:val="af9"/>
          <w:color w:val="FF0000"/>
          <w:szCs w:val="44"/>
        </w:rPr>
        <w:commentReference w:id="162"/>
      </w:r>
    </w:p>
    <w:p w14:paraId="0DE1D669" w14:textId="77777777" w:rsidR="00924BDF" w:rsidRDefault="00000000">
      <w:pPr>
        <w:ind w:firstLine="420"/>
        <w:rPr>
          <w:color w:val="FF0000"/>
        </w:rPr>
      </w:pPr>
      <w:r>
        <w:rPr>
          <w:rFonts w:hint="eastAsia"/>
          <w:color w:val="FF0000"/>
        </w:rPr>
        <w:t>近年来，随着高质量发展、正确政绩观和国家长期治理能力建设逐渐成为中国公共治理的重要议题，政策短视问题开始从经验现象上升为具有理论解释价值的研究对象。然而，现有研究大多建立在西方民主政治与市场制度背景之上，其关于时间偏好形成机制、治理后果及治理回应的解释框架在中国情境中的适用性仍有待进一步检验。未来研究的关键任务，不仅在于验证既有理论是否成立，更在于揭示中国多层级治理体系中政策时间视野的形成逻辑与作用机制。</w:t>
      </w:r>
    </w:p>
    <w:p w14:paraId="2BEB29BA" w14:textId="77777777" w:rsidR="00924BDF" w:rsidRDefault="00000000">
      <w:pPr>
        <w:ind w:firstLine="420"/>
        <w:rPr>
          <w:color w:val="FF0000"/>
        </w:rPr>
      </w:pPr>
      <w:r>
        <w:rPr>
          <w:rFonts w:hint="eastAsia"/>
          <w:color w:val="FF0000"/>
        </w:rPr>
        <w:t>首先，需要进一步解释中国情境下政</w:t>
      </w:r>
      <w:commentRangeStart w:id="163"/>
      <w:r>
        <w:rPr>
          <w:rFonts w:hint="eastAsia"/>
          <w:color w:val="FF0000"/>
        </w:rPr>
        <w:t>策时间视野</w:t>
      </w:r>
      <w:commentRangeEnd w:id="163"/>
      <w:r w:rsidR="00037EDB">
        <w:rPr>
          <w:rStyle w:val="af9"/>
          <w:rFonts w:hint="eastAsia"/>
          <w:color w:val="FF0000"/>
          <w:szCs w:val="22"/>
        </w:rPr>
        <w:commentReference w:id="163"/>
      </w:r>
      <w:r>
        <w:rPr>
          <w:rFonts w:hint="eastAsia"/>
          <w:color w:val="FF0000"/>
        </w:rPr>
        <w:t>的形成机制。</w:t>
      </w:r>
      <w:r>
        <w:rPr>
          <w:rFonts w:hint="eastAsia"/>
          <w:color w:val="FF0000"/>
        </w:rPr>
        <w:t> </w:t>
      </w:r>
      <w:r>
        <w:rPr>
          <w:rFonts w:hint="eastAsia"/>
          <w:color w:val="FF0000"/>
        </w:rPr>
        <w:t>现有研究主要从选举激励、政治竞争或个体时间折现等角度解释政策短视，但这些解释难以充分回应中国治理体</w:t>
      </w:r>
      <w:r>
        <w:rPr>
          <w:rFonts w:hint="eastAsia"/>
          <w:color w:val="FF0000"/>
        </w:rPr>
        <w:lastRenderedPageBreak/>
        <w:t>系中的时间结构问题。从制度分析的角度看，晋升激励、财政分权、专项治理、条块关系以及规划体系等制度安排共同作用，使得政策时间视野很可能并非单个决策者时间偏好的直接反映，而是在组织运行和层级互动过程中逐步形成的集体性特征（周黎安，</w:t>
      </w:r>
      <w:r>
        <w:rPr>
          <w:rFonts w:hint="eastAsia"/>
          <w:color w:val="FF0000"/>
        </w:rPr>
        <w:t>2007</w:t>
      </w:r>
      <w:r>
        <w:rPr>
          <w:rFonts w:hint="eastAsia"/>
          <w:color w:val="FF0000"/>
        </w:rPr>
        <w:t>；杨海生等，</w:t>
      </w:r>
      <w:r>
        <w:rPr>
          <w:rFonts w:hint="eastAsia"/>
          <w:color w:val="FF0000"/>
        </w:rPr>
        <w:t>2015</w:t>
      </w:r>
      <w:r>
        <w:rPr>
          <w:rFonts w:hint="eastAsia"/>
          <w:color w:val="FF0000"/>
        </w:rPr>
        <w:t>；魏志荣、李先涛，</w:t>
      </w:r>
      <w:r>
        <w:rPr>
          <w:rFonts w:hint="eastAsia"/>
          <w:color w:val="FF0000"/>
        </w:rPr>
        <w:t>2019</w:t>
      </w:r>
      <w:r>
        <w:rPr>
          <w:rFonts w:hint="eastAsia"/>
          <w:color w:val="FF0000"/>
        </w:rPr>
        <w:t>；赖先进，</w:t>
      </w:r>
      <w:r>
        <w:rPr>
          <w:rFonts w:hint="eastAsia"/>
          <w:color w:val="FF0000"/>
        </w:rPr>
        <w:t>2022</w:t>
      </w:r>
      <w:r>
        <w:rPr>
          <w:rFonts w:hint="eastAsia"/>
          <w:color w:val="FF0000"/>
        </w:rPr>
        <w:t>；彭冲、陆铭，</w:t>
      </w:r>
      <w:r>
        <w:rPr>
          <w:rFonts w:hint="eastAsia"/>
          <w:color w:val="FF0000"/>
        </w:rPr>
        <w:t>2019</w:t>
      </w:r>
      <w:r>
        <w:rPr>
          <w:rFonts w:hint="eastAsia"/>
          <w:color w:val="FF0000"/>
        </w:rPr>
        <w:t>）。未来研究有必要超越“官员短视导致政策短视”的简单推论，进一步关注不同层级政府、不同治理主体以及不同政策领域之间时间偏好的互动关系，探讨个体时间偏好如何转化为组织时间偏好、组织时间偏好又如何进一步塑造整体政策时间结构。</w:t>
      </w:r>
    </w:p>
    <w:p w14:paraId="77AC8528" w14:textId="77777777" w:rsidR="00924BDF" w:rsidRDefault="00000000">
      <w:pPr>
        <w:ind w:firstLine="420"/>
        <w:rPr>
          <w:color w:val="FF0000"/>
        </w:rPr>
      </w:pPr>
      <w:r>
        <w:rPr>
          <w:rFonts w:hint="eastAsia"/>
          <w:color w:val="FF0000"/>
        </w:rPr>
        <w:t>其次，需要从尺度转换视角重新评估政策时间视野的治理后果。</w:t>
      </w:r>
      <w:r>
        <w:rPr>
          <w:rFonts w:hint="eastAsia"/>
          <w:color w:val="FF0000"/>
        </w:rPr>
        <w:t> </w:t>
      </w:r>
      <w:r>
        <w:rPr>
          <w:rFonts w:hint="eastAsia"/>
          <w:color w:val="FF0000"/>
        </w:rPr>
        <w:t>既有研究通常将长期导向视为优于短期导向，并将政策短视与治理失灵直接联系起来（沈在宏、卓晓宁，</w:t>
      </w:r>
      <w:r>
        <w:rPr>
          <w:rFonts w:hint="eastAsia"/>
          <w:color w:val="FF0000"/>
        </w:rPr>
        <w:t>2014</w:t>
      </w:r>
      <w:r>
        <w:rPr>
          <w:rFonts w:hint="eastAsia"/>
          <w:color w:val="FF0000"/>
        </w:rPr>
        <w:t>；李书巧、黄杰伟，</w:t>
      </w:r>
      <w:r>
        <w:rPr>
          <w:rFonts w:hint="eastAsia"/>
          <w:color w:val="FF0000"/>
        </w:rPr>
        <w:t>2026</w:t>
      </w:r>
      <w:r>
        <w:rPr>
          <w:rFonts w:hint="eastAsia"/>
          <w:color w:val="FF0000"/>
        </w:rPr>
        <w:t>）。然而，在复杂治理体系中，个体层面的长期理性未必能够自动转化为整体层面的长期最优结果，不同主体之间时间偏好的差异及其互动过程可能产生更加复杂的治理效应。例如，单个地方政府基于风险防范采取长期稳健策略，在特定条件下可能因过度规避风险而导致投资不足或发展动力减弱；反之，适度的短期绩效压力有时反而能激发创新活力。因此，未来研究有必要突破“短视—失灵、长视—有效”的二元分析框架，更加关注不同时间偏好在不同治理层级之间的传导、叠加与转换机制。</w:t>
      </w:r>
    </w:p>
    <w:p w14:paraId="307D3F67" w14:textId="77777777" w:rsidR="00924BDF" w:rsidRDefault="00000000">
      <w:pPr>
        <w:ind w:firstLine="420"/>
        <w:rPr>
          <w:color w:val="FF0000"/>
        </w:rPr>
      </w:pPr>
      <w:r>
        <w:rPr>
          <w:rFonts w:hint="eastAsia"/>
          <w:color w:val="FF0000"/>
        </w:rPr>
        <w:t>最后，需要加强对中国特色治理回应机制的经验研究。</w:t>
      </w:r>
      <w:r>
        <w:rPr>
          <w:rFonts w:hint="eastAsia"/>
          <w:color w:val="FF0000"/>
        </w:rPr>
        <w:t> </w:t>
      </w:r>
      <w:r>
        <w:rPr>
          <w:rFonts w:hint="eastAsia"/>
          <w:color w:val="FF0000"/>
        </w:rPr>
        <w:t>针对政策短视问题，既有文献主要提出延长绩效考核周期、强化长期评估和完善组织学习等一般性治理方案，但对于这些工具在中国制度环境中的运行效果仍缺乏系统证据。事实上，中国治理实践已经形成了一系列具有鲜明特色的时间治理工具，包括五年规划体系、高质量发展考核、生态文明建设考核、领导干部自然资源资产离任审计以及正确政绩观教育等。这些制度安排如何影响地方政府的时间偏好？能否有效缓解短期激励带来的治理偏差？是否会产生新的激励扭曲或非预期后果？这些问题均有待进一步研究。未来研究可以结合不同政策领域和不同层级政府的实践经验，通过比较研究、准实验等方法，系统评估不同时间治理工具的作用机制及其适用边界。</w:t>
      </w:r>
    </w:p>
    <w:p w14:paraId="4FF60D3C" w14:textId="77777777" w:rsidR="00924BDF" w:rsidRDefault="00000000">
      <w:pPr>
        <w:ind w:firstLine="420"/>
        <w:rPr>
          <w:color w:val="FF0000"/>
        </w:rPr>
      </w:pPr>
      <w:r>
        <w:rPr>
          <w:rFonts w:hint="eastAsia"/>
          <w:color w:val="FF0000"/>
        </w:rPr>
        <w:t>总体而言，中国情境下的政策短视研究仍处于从概念引入迈向理论深化的阶段。将“时间”真正纳入国家治理分析框架，不仅需要关注个体层面的时间偏好，更需要揭示制度环境如何塑造集体性的政策时间视野。未来研究应围绕政策时间视野的形成机制、治理后果及治理塑造过程展开系统探索，推动形成具有中国经验基础和理论解释力的知识积累。</w:t>
      </w:r>
    </w:p>
    <w:p w14:paraId="2D66A731" w14:textId="77777777" w:rsidR="00924BDF" w:rsidRDefault="00000000">
      <w:pPr>
        <w:pStyle w:val="1"/>
        <w:rPr>
          <w:color w:val="FF0000"/>
          <w:szCs w:val="21"/>
        </w:rPr>
      </w:pPr>
      <w:commentRangeStart w:id="164"/>
      <w:r>
        <w:rPr>
          <w:rFonts w:hint="eastAsia"/>
          <w:color w:val="FF0000"/>
        </w:rPr>
        <w:t>七、结论</w:t>
      </w:r>
      <w:commentRangeStart w:id="165"/>
      <w:commentRangeEnd w:id="165"/>
      <w:r>
        <w:rPr>
          <w:rStyle w:val="af9"/>
          <w:color w:val="FF0000"/>
        </w:rPr>
        <w:commentReference w:id="165"/>
      </w:r>
      <w:commentRangeEnd w:id="164"/>
      <w:r w:rsidR="00037EDB">
        <w:rPr>
          <w:rStyle w:val="af9"/>
          <w:color w:val="FF0000"/>
        </w:rPr>
        <w:commentReference w:id="164"/>
      </w:r>
    </w:p>
    <w:p w14:paraId="758BF4F1" w14:textId="77777777" w:rsidR="00924BDF" w:rsidRDefault="00000000">
      <w:pPr>
        <w:ind w:firstLine="420"/>
        <w:rPr>
          <w:color w:val="FF0000"/>
          <w:szCs w:val="21"/>
        </w:rPr>
      </w:pPr>
      <w:r>
        <w:rPr>
          <w:rFonts w:hint="eastAsia"/>
          <w:color w:val="FF0000"/>
          <w:szCs w:val="21"/>
        </w:rPr>
        <w:t>当前，全党上下正在开展树立和践行正确政绩观学习教育，</w:t>
      </w:r>
      <w:r>
        <w:rPr>
          <w:color w:val="FF0000"/>
          <w:szCs w:val="21"/>
        </w:rPr>
        <w:t>防治政策短视</w:t>
      </w:r>
      <w:r>
        <w:rPr>
          <w:rFonts w:hint="eastAsia"/>
          <w:color w:val="FF0000"/>
          <w:szCs w:val="21"/>
        </w:rPr>
        <w:t>是其中应有</w:t>
      </w:r>
      <w:r>
        <w:rPr>
          <w:rFonts w:hint="eastAsia"/>
          <w:color w:val="FF0000"/>
          <w:szCs w:val="21"/>
        </w:rPr>
        <w:lastRenderedPageBreak/>
        <w:t>之义。这也正是前文将政策时间视野纳入国家治理分析框架、围绕其形成机制与治理后果展开系统探索的现实关切所在。政策短视反映的是公共治理中普遍存在的时间维度张力问题。本文通过对国内外相关文献的系统梳理发现，政策短视并非简单的决策者素质问题，而是环境压力、制度激励与认知约束共同作用的结果，其治理影响沿着资源配置偏置、风险累积与长期政策能力侵蚀等路径逐步传导。这意味着，防治政策短视不能仅寄望于个体觉悟的提升，更需要从制度矫正、程序优化与认知干预三个层面协同发力。深化对政策短视问题的研究，不仅有助于理解长期治理能力、政策可持续性以及正确政绩观的形成机制，也有助于推动公共决策更好统筹当前发展与长远目标。在治理任务日益复杂、不确定性不断增强的背景下，如何在不同制度情境下协调短期响应与长期目标之间的关系，既是正确政绩观学习的实践课题，也是公共治理研究需要持续关注的重要理论议题。</w:t>
      </w:r>
    </w:p>
    <w:p w14:paraId="1540B3D2" w14:textId="77777777" w:rsidR="00924BDF" w:rsidRDefault="00924BDF">
      <w:pPr>
        <w:rPr>
          <w:szCs w:val="21"/>
        </w:rPr>
      </w:pPr>
    </w:p>
    <w:p w14:paraId="6E3F32EA" w14:textId="77777777" w:rsidR="00924BDF" w:rsidRDefault="00924BDF">
      <w:pPr>
        <w:ind w:firstLine="420"/>
        <w:rPr>
          <w:szCs w:val="21"/>
        </w:rPr>
      </w:pPr>
    </w:p>
    <w:p w14:paraId="09911A9F" w14:textId="77777777" w:rsidR="00924BDF" w:rsidRDefault="00000000">
      <w:r>
        <w:rPr>
          <w:rFonts w:hint="eastAsia"/>
          <w:b/>
          <w:bCs/>
        </w:rPr>
        <w:t>参考文献</w:t>
      </w:r>
      <w:r>
        <w:rPr>
          <w:rFonts w:hint="eastAsia"/>
        </w:rPr>
        <w:t>：</w:t>
      </w:r>
      <w:commentRangeStart w:id="166"/>
      <w:commentRangeEnd w:id="166"/>
      <w:r>
        <w:rPr>
          <w:rStyle w:val="af9"/>
          <w:szCs w:val="22"/>
        </w:rPr>
        <w:commentReference w:id="166"/>
      </w:r>
    </w:p>
    <w:p w14:paraId="6B36F9D5" w14:textId="77777777" w:rsidR="00924BDF" w:rsidRDefault="00000000">
      <w:pPr>
        <w:rPr>
          <w:rFonts w:cs="Times New Roman"/>
          <w:szCs w:val="21"/>
        </w:rPr>
      </w:pPr>
      <w:r>
        <w:rPr>
          <w:rFonts w:cs="Times New Roman"/>
          <w:szCs w:val="21"/>
        </w:rPr>
        <w:t>陈潭</w:t>
      </w:r>
      <w:r>
        <w:rPr>
          <w:rFonts w:cs="Times New Roman"/>
          <w:szCs w:val="21"/>
        </w:rPr>
        <w:t xml:space="preserve">. 2011. </w:t>
      </w:r>
      <w:r>
        <w:rPr>
          <w:rFonts w:cs="Times New Roman"/>
          <w:szCs w:val="21"/>
        </w:rPr>
        <w:t>朝令夕改的治理逻辑</w:t>
      </w:r>
      <w:r>
        <w:rPr>
          <w:rFonts w:cs="Times New Roman"/>
          <w:szCs w:val="21"/>
        </w:rPr>
        <w:t xml:space="preserve">[J]. </w:t>
      </w:r>
      <w:r>
        <w:rPr>
          <w:rFonts w:cs="Times New Roman"/>
          <w:szCs w:val="21"/>
        </w:rPr>
        <w:t>决策，</w:t>
      </w:r>
      <w:r>
        <w:rPr>
          <w:rFonts w:cs="Times New Roman"/>
          <w:szCs w:val="21"/>
        </w:rPr>
        <w:t>(11): 76-77.</w:t>
      </w:r>
      <w:r>
        <w:rPr>
          <w:rFonts w:cs="Times New Roman"/>
          <w:szCs w:val="21"/>
        </w:rPr>
        <w:br/>
        <w:t>Chen, T. (2011). The Governance Logic of Frequent Policy Changes. Decision, (11): 76-77. (in Chinese)</w:t>
      </w:r>
    </w:p>
    <w:p w14:paraId="371B4B74" w14:textId="77777777" w:rsidR="00924BDF" w:rsidRDefault="00000000">
      <w:pPr>
        <w:rPr>
          <w:rFonts w:cs="Times New Roman"/>
          <w:szCs w:val="21"/>
        </w:rPr>
      </w:pPr>
      <w:r>
        <w:rPr>
          <w:rFonts w:cs="Times New Roman"/>
          <w:szCs w:val="21"/>
        </w:rPr>
        <w:t>赖先进</w:t>
      </w:r>
      <w:r>
        <w:rPr>
          <w:rFonts w:cs="Times New Roman"/>
          <w:szCs w:val="21"/>
        </w:rPr>
        <w:t xml:space="preserve">. 2022. </w:t>
      </w:r>
      <w:r>
        <w:rPr>
          <w:rFonts w:cs="Times New Roman"/>
          <w:szCs w:val="21"/>
        </w:rPr>
        <w:t>条块任务分解、分解谬误与治理现代化</w:t>
      </w:r>
      <w:r>
        <w:rPr>
          <w:rFonts w:cs="Times New Roman"/>
          <w:szCs w:val="21"/>
        </w:rPr>
        <w:t>——</w:t>
      </w:r>
      <w:r>
        <w:rPr>
          <w:rFonts w:cs="Times New Roman"/>
          <w:szCs w:val="21"/>
        </w:rPr>
        <w:t>超大规模治理负荷化解的复合逻辑</w:t>
      </w:r>
      <w:r>
        <w:rPr>
          <w:rFonts w:cs="Times New Roman"/>
          <w:szCs w:val="21"/>
        </w:rPr>
        <w:t xml:space="preserve">[J]. </w:t>
      </w:r>
      <w:r>
        <w:rPr>
          <w:rFonts w:cs="Times New Roman"/>
          <w:szCs w:val="21"/>
        </w:rPr>
        <w:t>经济体制改革，</w:t>
      </w:r>
      <w:r>
        <w:rPr>
          <w:rFonts w:cs="Times New Roman"/>
          <w:szCs w:val="21"/>
        </w:rPr>
        <w:t>(5): 35-42.</w:t>
      </w:r>
      <w:r>
        <w:rPr>
          <w:rFonts w:cs="Times New Roman"/>
          <w:szCs w:val="21"/>
        </w:rPr>
        <w:br/>
        <w:t>Lai, X. (2022). Tiao-Kuai Task Decomposition, Decomposition Fallacy and Governance Modernization: The Compound Logic of Resolving Ultra-large-scale Governance Load. Reform of Economic System, (5): 35-42. (in Chinese)</w:t>
      </w:r>
    </w:p>
    <w:p w14:paraId="2D2A6A59" w14:textId="77777777" w:rsidR="00924BDF" w:rsidRDefault="00000000">
      <w:pPr>
        <w:rPr>
          <w:rFonts w:cs="Times New Roman"/>
          <w:szCs w:val="21"/>
        </w:rPr>
      </w:pPr>
      <w:r>
        <w:rPr>
          <w:rFonts w:cs="Times New Roman"/>
          <w:szCs w:val="21"/>
        </w:rPr>
        <w:t>李书巧</w:t>
      </w:r>
      <w:r>
        <w:rPr>
          <w:rFonts w:cs="Times New Roman"/>
          <w:szCs w:val="21"/>
        </w:rPr>
        <w:t xml:space="preserve">, </w:t>
      </w:r>
      <w:r>
        <w:rPr>
          <w:rFonts w:cs="Times New Roman"/>
          <w:szCs w:val="21"/>
        </w:rPr>
        <w:t>黄杰伟</w:t>
      </w:r>
      <w:r>
        <w:rPr>
          <w:rFonts w:cs="Times New Roman"/>
          <w:szCs w:val="21"/>
        </w:rPr>
        <w:t xml:space="preserve">. 2026. </w:t>
      </w:r>
      <w:r>
        <w:rPr>
          <w:rFonts w:cs="Times New Roman"/>
          <w:szCs w:val="21"/>
        </w:rPr>
        <w:t>乡村治理场域中</w:t>
      </w:r>
      <w:r>
        <w:rPr>
          <w:rFonts w:cs="Times New Roman"/>
          <w:szCs w:val="21"/>
        </w:rPr>
        <w:t>“</w:t>
      </w:r>
      <w:r>
        <w:rPr>
          <w:rFonts w:cs="Times New Roman"/>
          <w:szCs w:val="21"/>
        </w:rPr>
        <w:t>政策昙花</w:t>
      </w:r>
      <w:r>
        <w:rPr>
          <w:rFonts w:cs="Times New Roman"/>
          <w:szCs w:val="21"/>
        </w:rPr>
        <w:t>”</w:t>
      </w:r>
      <w:r>
        <w:rPr>
          <w:rFonts w:cs="Times New Roman"/>
          <w:szCs w:val="21"/>
        </w:rPr>
        <w:t>现象及其长效化路径</w:t>
      </w:r>
      <w:r>
        <w:rPr>
          <w:rFonts w:cs="Times New Roman"/>
          <w:szCs w:val="21"/>
        </w:rPr>
        <w:t xml:space="preserve">[J]. </w:t>
      </w:r>
      <w:r>
        <w:rPr>
          <w:rFonts w:cs="Times New Roman"/>
          <w:szCs w:val="21"/>
        </w:rPr>
        <w:t>领导科学，</w:t>
      </w:r>
      <w:r>
        <w:rPr>
          <w:rFonts w:cs="Times New Roman"/>
          <w:szCs w:val="21"/>
        </w:rPr>
        <w:t>(2): 130-135.</w:t>
      </w:r>
      <w:r>
        <w:rPr>
          <w:rFonts w:cs="Times New Roman"/>
          <w:szCs w:val="21"/>
        </w:rPr>
        <w:br/>
        <w:t>Li, S., &amp; Huang, J. (2026). The Phenomenon of "Ephemeral Policies" in Rural Governance and Its Long-term Path. Leadership Science, (2): 130-135. (in Chinese)</w:t>
      </w:r>
    </w:p>
    <w:p w14:paraId="4F3E9D91" w14:textId="77777777" w:rsidR="00924BDF" w:rsidRDefault="00000000">
      <w:pPr>
        <w:rPr>
          <w:rFonts w:cs="Times New Roman"/>
          <w:szCs w:val="21"/>
        </w:rPr>
      </w:pPr>
      <w:r>
        <w:rPr>
          <w:rFonts w:cs="Times New Roman"/>
          <w:szCs w:val="21"/>
        </w:rPr>
        <w:t>刘瑞明</w:t>
      </w:r>
      <w:r>
        <w:rPr>
          <w:rFonts w:cs="Times New Roman"/>
          <w:szCs w:val="21"/>
        </w:rPr>
        <w:t xml:space="preserve">, </w:t>
      </w:r>
      <w:r>
        <w:rPr>
          <w:rFonts w:cs="Times New Roman"/>
          <w:szCs w:val="21"/>
        </w:rPr>
        <w:t>金田林</w:t>
      </w:r>
      <w:r>
        <w:rPr>
          <w:rFonts w:cs="Times New Roman"/>
          <w:szCs w:val="21"/>
        </w:rPr>
        <w:t xml:space="preserve">. 2015. </w:t>
      </w:r>
      <w:r>
        <w:rPr>
          <w:rFonts w:cs="Times New Roman"/>
          <w:szCs w:val="21"/>
        </w:rPr>
        <w:t>政绩考核、交流效应与经济发展</w:t>
      </w:r>
      <w:r>
        <w:rPr>
          <w:rFonts w:cs="Times New Roman"/>
          <w:szCs w:val="21"/>
        </w:rPr>
        <w:t>——</w:t>
      </w:r>
      <w:r>
        <w:rPr>
          <w:rFonts w:cs="Times New Roman"/>
          <w:szCs w:val="21"/>
        </w:rPr>
        <w:t>兼论地方政府行为短期化</w:t>
      </w:r>
      <w:r>
        <w:rPr>
          <w:rFonts w:cs="Times New Roman"/>
          <w:szCs w:val="21"/>
        </w:rPr>
        <w:t xml:space="preserve">[J]. </w:t>
      </w:r>
      <w:r>
        <w:rPr>
          <w:rFonts w:cs="Times New Roman"/>
          <w:szCs w:val="21"/>
        </w:rPr>
        <w:t>当代经济科学，</w:t>
      </w:r>
      <w:r>
        <w:rPr>
          <w:rFonts w:cs="Times New Roman"/>
          <w:szCs w:val="21"/>
        </w:rPr>
        <w:t>37(3): 9-18.</w:t>
      </w:r>
      <w:r>
        <w:rPr>
          <w:rFonts w:cs="Times New Roman"/>
          <w:szCs w:val="21"/>
        </w:rPr>
        <w:br/>
        <w:t>Liu, R., &amp; Jin, T. (2015). Performance Appraisal, Exchange Effect and Economic Development: Also on the Short-term Orientation of Local Government Behavior. Modern Economic Science, 37(3): 9-18. (in Chinese)</w:t>
      </w:r>
    </w:p>
    <w:p w14:paraId="302F9739" w14:textId="77777777" w:rsidR="00924BDF" w:rsidRDefault="00000000">
      <w:pPr>
        <w:rPr>
          <w:rFonts w:cs="Times New Roman"/>
          <w:szCs w:val="21"/>
        </w:rPr>
      </w:pPr>
      <w:r>
        <w:rPr>
          <w:rFonts w:cs="Times New Roman"/>
          <w:szCs w:val="21"/>
        </w:rPr>
        <w:lastRenderedPageBreak/>
        <w:t>罗遐</w:t>
      </w:r>
      <w:r>
        <w:rPr>
          <w:rFonts w:cs="Times New Roman"/>
          <w:szCs w:val="21"/>
        </w:rPr>
        <w:t xml:space="preserve">. 2006. </w:t>
      </w:r>
      <w:r>
        <w:rPr>
          <w:rFonts w:cs="Times New Roman"/>
          <w:szCs w:val="21"/>
        </w:rPr>
        <w:t>论构建发展型的失地农民社会保障政策</w:t>
      </w:r>
      <w:r>
        <w:rPr>
          <w:rFonts w:cs="Times New Roman"/>
          <w:szCs w:val="21"/>
        </w:rPr>
        <w:t xml:space="preserve">[J]. </w:t>
      </w:r>
      <w:r>
        <w:rPr>
          <w:rFonts w:cs="Times New Roman"/>
          <w:szCs w:val="21"/>
        </w:rPr>
        <w:t>生产力研究，</w:t>
      </w:r>
      <w:r>
        <w:rPr>
          <w:rFonts w:cs="Times New Roman"/>
          <w:szCs w:val="21"/>
        </w:rPr>
        <w:t>(10): 35-37.</w:t>
      </w:r>
      <w:r>
        <w:rPr>
          <w:rFonts w:cs="Times New Roman"/>
          <w:szCs w:val="21"/>
        </w:rPr>
        <w:br/>
        <w:t>Luo, X. (2006). On Constructing a Development-oriented Social Security Policy for Land-lost Farmers. Productivity Research, (10): 35-37. (in Chinese)</w:t>
      </w:r>
    </w:p>
    <w:p w14:paraId="2CC92D7D" w14:textId="77777777" w:rsidR="00924BDF" w:rsidRDefault="00000000">
      <w:pPr>
        <w:rPr>
          <w:rFonts w:cs="Times New Roman"/>
          <w:szCs w:val="21"/>
        </w:rPr>
      </w:pPr>
      <w:r>
        <w:rPr>
          <w:rFonts w:cs="Times New Roman"/>
          <w:szCs w:val="21"/>
        </w:rPr>
        <w:t>彭冲</w:t>
      </w:r>
      <w:r>
        <w:rPr>
          <w:rFonts w:cs="Times New Roman"/>
          <w:szCs w:val="21"/>
        </w:rPr>
        <w:t xml:space="preserve">, </w:t>
      </w:r>
      <w:r>
        <w:rPr>
          <w:rFonts w:cs="Times New Roman"/>
          <w:szCs w:val="21"/>
        </w:rPr>
        <w:t>陆铭</w:t>
      </w:r>
      <w:r>
        <w:rPr>
          <w:rFonts w:cs="Times New Roman"/>
          <w:szCs w:val="21"/>
        </w:rPr>
        <w:t xml:space="preserve">. 2019. </w:t>
      </w:r>
      <w:r>
        <w:rPr>
          <w:rFonts w:cs="Times New Roman"/>
          <w:szCs w:val="21"/>
        </w:rPr>
        <w:t>从新城看治理：增长目标短期化下的建城热潮及后果</w:t>
      </w:r>
      <w:r>
        <w:rPr>
          <w:rFonts w:cs="Times New Roman"/>
          <w:szCs w:val="21"/>
        </w:rPr>
        <w:t xml:space="preserve">[J]. </w:t>
      </w:r>
      <w:r>
        <w:rPr>
          <w:rFonts w:cs="Times New Roman"/>
          <w:szCs w:val="21"/>
        </w:rPr>
        <w:t>管理世界，</w:t>
      </w:r>
      <w:r>
        <w:rPr>
          <w:rFonts w:cs="Times New Roman"/>
          <w:szCs w:val="21"/>
        </w:rPr>
        <w:t>35(8): 44-57.</w:t>
      </w:r>
      <w:r>
        <w:rPr>
          <w:rFonts w:cs="Times New Roman"/>
          <w:szCs w:val="21"/>
        </w:rPr>
        <w:br/>
        <w:t>Peng, C., &amp; Lu, M. (2019). Governance from the Perspective of New Towns: The Building Boom and Consequences under Short-term Growth Targets. Management World, 35(8): 44-57. (in Chinese)</w:t>
      </w:r>
    </w:p>
    <w:p w14:paraId="3CE2EEB3" w14:textId="77777777" w:rsidR="00924BDF" w:rsidRDefault="00000000">
      <w:pPr>
        <w:rPr>
          <w:rFonts w:cs="Times New Roman"/>
          <w:szCs w:val="21"/>
        </w:rPr>
      </w:pPr>
      <w:r>
        <w:rPr>
          <w:rFonts w:cs="Times New Roman"/>
          <w:szCs w:val="21"/>
        </w:rPr>
        <w:t>沈在宏</w:t>
      </w:r>
      <w:r>
        <w:rPr>
          <w:rFonts w:cs="Times New Roman"/>
          <w:szCs w:val="21"/>
        </w:rPr>
        <w:t xml:space="preserve">, </w:t>
      </w:r>
      <w:r>
        <w:rPr>
          <w:rFonts w:cs="Times New Roman"/>
          <w:szCs w:val="21"/>
        </w:rPr>
        <w:t>卓晓宁</w:t>
      </w:r>
      <w:r>
        <w:rPr>
          <w:rFonts w:cs="Times New Roman"/>
          <w:szCs w:val="21"/>
        </w:rPr>
        <w:t xml:space="preserve">. 2014. </w:t>
      </w:r>
      <w:r>
        <w:rPr>
          <w:rFonts w:cs="Times New Roman"/>
          <w:szCs w:val="21"/>
        </w:rPr>
        <w:t>公共政策的三重异化：表现、原因及治理</w:t>
      </w:r>
      <w:r>
        <w:rPr>
          <w:rFonts w:cs="Times New Roman"/>
          <w:szCs w:val="21"/>
        </w:rPr>
        <w:t xml:space="preserve">[J]. </w:t>
      </w:r>
      <w:r>
        <w:rPr>
          <w:rFonts w:cs="Times New Roman"/>
          <w:szCs w:val="21"/>
        </w:rPr>
        <w:t>江苏行政学院学报，</w:t>
      </w:r>
      <w:r>
        <w:rPr>
          <w:rFonts w:cs="Times New Roman"/>
          <w:szCs w:val="21"/>
        </w:rPr>
        <w:t>(6): 90-93.</w:t>
      </w:r>
      <w:r>
        <w:rPr>
          <w:rFonts w:cs="Times New Roman"/>
          <w:szCs w:val="21"/>
        </w:rPr>
        <w:br/>
        <w:t>Shen, Z., &amp; Zhuo, X. (2014). Triple Alienation of Public Policy: Manifestations, Causes and Governance. Journal of Jiangsu Administration Institute, (6): 90-93. (in Chinese)</w:t>
      </w:r>
    </w:p>
    <w:p w14:paraId="68EC1E25" w14:textId="77777777" w:rsidR="00924BDF" w:rsidRDefault="00000000">
      <w:pPr>
        <w:rPr>
          <w:rFonts w:cs="Times New Roman"/>
          <w:szCs w:val="21"/>
        </w:rPr>
      </w:pPr>
      <w:r>
        <w:rPr>
          <w:rFonts w:cs="Times New Roman"/>
          <w:szCs w:val="21"/>
        </w:rPr>
        <w:t>孙立平</w:t>
      </w:r>
      <w:r>
        <w:rPr>
          <w:rFonts w:cs="Times New Roman"/>
          <w:szCs w:val="21"/>
        </w:rPr>
        <w:t xml:space="preserve">. 1996. </w:t>
      </w:r>
      <w:r>
        <w:rPr>
          <w:rFonts w:cs="Times New Roman"/>
          <w:szCs w:val="21"/>
        </w:rPr>
        <w:t>短期行为与社会的制度安排</w:t>
      </w:r>
      <w:r>
        <w:rPr>
          <w:rFonts w:cs="Times New Roman"/>
          <w:szCs w:val="21"/>
        </w:rPr>
        <w:t xml:space="preserve">[J]. </w:t>
      </w:r>
      <w:r>
        <w:rPr>
          <w:rFonts w:cs="Times New Roman"/>
          <w:szCs w:val="21"/>
        </w:rPr>
        <w:t>探索与争鸣，</w:t>
      </w:r>
      <w:r>
        <w:rPr>
          <w:rFonts w:cs="Times New Roman"/>
          <w:szCs w:val="21"/>
        </w:rPr>
        <w:t>(4): 10-14.</w:t>
      </w:r>
      <w:r>
        <w:rPr>
          <w:rFonts w:cs="Times New Roman"/>
          <w:szCs w:val="21"/>
        </w:rPr>
        <w:br/>
        <w:t>Sun, L. (1996). Short-term Behavior and Social Institutional Arrangements. Exploration and Free Views, (4): 10-14. (in Chinese)</w:t>
      </w:r>
    </w:p>
    <w:p w14:paraId="454D5878" w14:textId="77777777" w:rsidR="00924BDF" w:rsidRDefault="00000000">
      <w:pPr>
        <w:rPr>
          <w:rFonts w:cs="Times New Roman"/>
          <w:szCs w:val="21"/>
        </w:rPr>
      </w:pPr>
      <w:r>
        <w:rPr>
          <w:rFonts w:cs="Times New Roman"/>
          <w:szCs w:val="21"/>
        </w:rPr>
        <w:t>王振波</w:t>
      </w:r>
      <w:r>
        <w:rPr>
          <w:rFonts w:cs="Times New Roman"/>
          <w:szCs w:val="21"/>
        </w:rPr>
        <w:t>. 2017. “</w:t>
      </w:r>
      <w:r>
        <w:rPr>
          <w:rFonts w:cs="Times New Roman"/>
          <w:szCs w:val="21"/>
        </w:rPr>
        <w:t>短命</w:t>
      </w:r>
      <w:r>
        <w:rPr>
          <w:rFonts w:cs="Times New Roman"/>
          <w:szCs w:val="21"/>
        </w:rPr>
        <w:t>”</w:t>
      </w:r>
      <w:r>
        <w:rPr>
          <w:rFonts w:cs="Times New Roman"/>
          <w:szCs w:val="21"/>
        </w:rPr>
        <w:t>政策产生</w:t>
      </w:r>
      <w:r>
        <w:rPr>
          <w:rFonts w:cs="Times New Roman"/>
          <w:szCs w:val="21"/>
        </w:rPr>
        <w:t>——</w:t>
      </w:r>
      <w:r>
        <w:rPr>
          <w:rFonts w:cs="Times New Roman"/>
          <w:szCs w:val="21"/>
        </w:rPr>
        <w:t>终结的内在逻辑研究</w:t>
      </w:r>
      <w:r>
        <w:rPr>
          <w:rFonts w:cs="Times New Roman"/>
          <w:szCs w:val="21"/>
        </w:rPr>
        <w:t xml:space="preserve">[J]. </w:t>
      </w:r>
      <w:r>
        <w:rPr>
          <w:rFonts w:cs="Times New Roman"/>
          <w:szCs w:val="21"/>
        </w:rPr>
        <w:t>东北大学学报</w:t>
      </w:r>
      <w:r>
        <w:rPr>
          <w:rFonts w:cs="Times New Roman"/>
          <w:szCs w:val="21"/>
        </w:rPr>
        <w:t>(</w:t>
      </w:r>
      <w:r>
        <w:rPr>
          <w:rFonts w:cs="Times New Roman"/>
          <w:szCs w:val="21"/>
        </w:rPr>
        <w:t>社会科学版</w:t>
      </w:r>
      <w:r>
        <w:rPr>
          <w:rFonts w:cs="Times New Roman"/>
          <w:szCs w:val="21"/>
        </w:rPr>
        <w:t>)</w:t>
      </w:r>
      <w:r>
        <w:rPr>
          <w:rFonts w:cs="Times New Roman"/>
          <w:szCs w:val="21"/>
        </w:rPr>
        <w:t>，</w:t>
      </w:r>
      <w:r>
        <w:rPr>
          <w:rFonts w:cs="Times New Roman"/>
          <w:szCs w:val="21"/>
        </w:rPr>
        <w:t>19(2): 160-166.</w:t>
      </w:r>
      <w:r>
        <w:rPr>
          <w:rFonts w:cs="Times New Roman"/>
          <w:szCs w:val="21"/>
        </w:rPr>
        <w:br/>
        <w:t>Wang, Z. (2017). On the Internal Logic of the Emergence and Termination of "Short-lived" Policies. Journal of Northeastern University (Social Science Edition), 19(2): 160-166. (in Chinese)</w:t>
      </w:r>
    </w:p>
    <w:p w14:paraId="4347C411" w14:textId="77777777" w:rsidR="00924BDF" w:rsidRDefault="00000000">
      <w:pPr>
        <w:rPr>
          <w:rFonts w:cs="Times New Roman"/>
          <w:szCs w:val="21"/>
        </w:rPr>
      </w:pPr>
      <w:r>
        <w:rPr>
          <w:rFonts w:cs="Times New Roman"/>
          <w:szCs w:val="21"/>
        </w:rPr>
        <w:t>魏志荣</w:t>
      </w:r>
      <w:r>
        <w:rPr>
          <w:rFonts w:cs="Times New Roman"/>
          <w:szCs w:val="21"/>
        </w:rPr>
        <w:t xml:space="preserve">, </w:t>
      </w:r>
      <w:r>
        <w:rPr>
          <w:rFonts w:cs="Times New Roman"/>
          <w:szCs w:val="21"/>
        </w:rPr>
        <w:t>李先涛</w:t>
      </w:r>
      <w:r>
        <w:rPr>
          <w:rFonts w:cs="Times New Roman"/>
          <w:szCs w:val="21"/>
        </w:rPr>
        <w:t xml:space="preserve">. 2019. </w:t>
      </w:r>
      <w:r>
        <w:rPr>
          <w:rFonts w:cs="Times New Roman"/>
          <w:szCs w:val="21"/>
        </w:rPr>
        <w:t>国家治理现代化进程中运动式治理的困境与转型</w:t>
      </w:r>
      <w:r>
        <w:rPr>
          <w:rFonts w:cs="Times New Roman"/>
          <w:szCs w:val="21"/>
        </w:rPr>
        <w:t>——</w:t>
      </w:r>
      <w:r>
        <w:rPr>
          <w:rFonts w:cs="Times New Roman"/>
          <w:szCs w:val="21"/>
        </w:rPr>
        <w:t>基于</w:t>
      </w:r>
      <w:r>
        <w:rPr>
          <w:rFonts w:cs="Times New Roman"/>
          <w:szCs w:val="21"/>
        </w:rPr>
        <w:t>“</w:t>
      </w:r>
      <w:r>
        <w:rPr>
          <w:rFonts w:cs="Times New Roman"/>
          <w:szCs w:val="21"/>
        </w:rPr>
        <w:t>拆违</w:t>
      </w:r>
      <w:r>
        <w:rPr>
          <w:rFonts w:cs="Times New Roman"/>
          <w:szCs w:val="21"/>
        </w:rPr>
        <w:t>”</w:t>
      </w:r>
      <w:r>
        <w:rPr>
          <w:rFonts w:cs="Times New Roman"/>
          <w:szCs w:val="21"/>
        </w:rPr>
        <w:t>专项行动的分析</w:t>
      </w:r>
      <w:r>
        <w:rPr>
          <w:rFonts w:cs="Times New Roman"/>
          <w:szCs w:val="21"/>
        </w:rPr>
        <w:t xml:space="preserve">[J]. </w:t>
      </w:r>
      <w:r>
        <w:rPr>
          <w:rFonts w:cs="Times New Roman"/>
          <w:szCs w:val="21"/>
        </w:rPr>
        <w:t>理论月刊，</w:t>
      </w:r>
      <w:r>
        <w:rPr>
          <w:rFonts w:cs="Times New Roman"/>
          <w:szCs w:val="21"/>
        </w:rPr>
        <w:t>(9): 94-99.</w:t>
      </w:r>
      <w:r>
        <w:rPr>
          <w:rFonts w:cs="Times New Roman"/>
          <w:szCs w:val="21"/>
        </w:rPr>
        <w:br/>
        <w:t>Wei, Z., &amp; Li, X. (2019). The Dilemma and Transformation of Campaign-style Governance in the Process of National Governance Modernization: An Analysis Based on the Special Action of "Demolishing Illegal Constructions". Theory Monthly, (9): 94-99. (in Chinese)</w:t>
      </w:r>
    </w:p>
    <w:p w14:paraId="33399D2A" w14:textId="77777777" w:rsidR="00924BDF" w:rsidRDefault="00000000">
      <w:pPr>
        <w:rPr>
          <w:rFonts w:cs="Times New Roman"/>
          <w:szCs w:val="21"/>
        </w:rPr>
      </w:pPr>
      <w:r>
        <w:rPr>
          <w:rFonts w:cs="Times New Roman"/>
          <w:szCs w:val="21"/>
        </w:rPr>
        <w:t>杨海生</w:t>
      </w:r>
      <w:r>
        <w:rPr>
          <w:rFonts w:cs="Times New Roman"/>
          <w:szCs w:val="21"/>
        </w:rPr>
        <w:t xml:space="preserve">, </w:t>
      </w:r>
      <w:r>
        <w:rPr>
          <w:rFonts w:cs="Times New Roman"/>
          <w:szCs w:val="21"/>
        </w:rPr>
        <w:t>才国伟</w:t>
      </w:r>
      <w:r>
        <w:rPr>
          <w:rFonts w:cs="Times New Roman"/>
          <w:szCs w:val="21"/>
        </w:rPr>
        <w:t xml:space="preserve">, </w:t>
      </w:r>
      <w:r>
        <w:rPr>
          <w:rFonts w:cs="Times New Roman"/>
          <w:szCs w:val="21"/>
        </w:rPr>
        <w:t>李泽槟</w:t>
      </w:r>
      <w:r>
        <w:rPr>
          <w:rFonts w:cs="Times New Roman"/>
          <w:szCs w:val="21"/>
        </w:rPr>
        <w:t xml:space="preserve">. 2015. </w:t>
      </w:r>
      <w:r>
        <w:rPr>
          <w:rFonts w:cs="Times New Roman"/>
          <w:szCs w:val="21"/>
        </w:rPr>
        <w:t>政策不连续性与财政效率损失</w:t>
      </w:r>
      <w:r>
        <w:rPr>
          <w:rFonts w:cs="Times New Roman"/>
          <w:szCs w:val="21"/>
        </w:rPr>
        <w:t>——</w:t>
      </w:r>
      <w:r>
        <w:rPr>
          <w:rFonts w:cs="Times New Roman"/>
          <w:szCs w:val="21"/>
        </w:rPr>
        <w:t>来自地方官员变更的经验证据</w:t>
      </w:r>
      <w:r>
        <w:rPr>
          <w:rFonts w:cs="Times New Roman"/>
          <w:szCs w:val="21"/>
        </w:rPr>
        <w:t xml:space="preserve">[J]. </w:t>
      </w:r>
      <w:r>
        <w:rPr>
          <w:rFonts w:cs="Times New Roman"/>
          <w:szCs w:val="21"/>
        </w:rPr>
        <w:t>管理世界，</w:t>
      </w:r>
      <w:r>
        <w:rPr>
          <w:rFonts w:cs="Times New Roman"/>
          <w:szCs w:val="21"/>
        </w:rPr>
        <w:t>(12): 12-23.</w:t>
      </w:r>
      <w:r>
        <w:rPr>
          <w:rFonts w:cs="Times New Roman"/>
          <w:szCs w:val="21"/>
        </w:rPr>
        <w:br/>
        <w:t>Yang, H., Cai, G., &amp; Li, Z. (2015). Policy Discontinuity and Fiscal Efficiency Loss: Empirical Evidence from Local Official Turnover. Management World, (12): 12-23. (in Chinese)</w:t>
      </w:r>
    </w:p>
    <w:p w14:paraId="444F17B1" w14:textId="77777777" w:rsidR="00924BDF" w:rsidRDefault="00000000">
      <w:pPr>
        <w:rPr>
          <w:rFonts w:cs="Times New Roman"/>
          <w:szCs w:val="21"/>
        </w:rPr>
      </w:pPr>
      <w:r>
        <w:rPr>
          <w:rFonts w:cs="Times New Roman"/>
          <w:szCs w:val="21"/>
        </w:rPr>
        <w:t>郑家昊</w:t>
      </w:r>
      <w:r>
        <w:rPr>
          <w:rFonts w:cs="Times New Roman"/>
          <w:szCs w:val="21"/>
        </w:rPr>
        <w:t xml:space="preserve">. 2016. </w:t>
      </w:r>
      <w:r>
        <w:rPr>
          <w:rFonts w:cs="Times New Roman"/>
          <w:szCs w:val="21"/>
        </w:rPr>
        <w:t>论社会治理中的规划</w:t>
      </w:r>
      <w:r>
        <w:rPr>
          <w:rFonts w:cs="Times New Roman"/>
          <w:szCs w:val="21"/>
        </w:rPr>
        <w:t>——</w:t>
      </w:r>
      <w:r>
        <w:rPr>
          <w:rFonts w:cs="Times New Roman"/>
          <w:szCs w:val="21"/>
        </w:rPr>
        <w:t>兼论中国政府的规划活动及其引导价值</w:t>
      </w:r>
      <w:r>
        <w:rPr>
          <w:rFonts w:cs="Times New Roman"/>
          <w:szCs w:val="21"/>
        </w:rPr>
        <w:t xml:space="preserve">[J]. </w:t>
      </w:r>
      <w:r>
        <w:rPr>
          <w:rFonts w:cs="Times New Roman"/>
          <w:szCs w:val="21"/>
        </w:rPr>
        <w:t>探索，</w:t>
      </w:r>
      <w:r>
        <w:rPr>
          <w:rFonts w:cs="Times New Roman"/>
          <w:szCs w:val="21"/>
        </w:rPr>
        <w:t>(2): 96-103.</w:t>
      </w:r>
      <w:r>
        <w:rPr>
          <w:rFonts w:cs="Times New Roman"/>
          <w:szCs w:val="21"/>
        </w:rPr>
        <w:br/>
        <w:t xml:space="preserve">Zheng, J. (2016). On Planning in Social Governance: Also on the Planning Activities of Chinese </w:t>
      </w:r>
      <w:r>
        <w:rPr>
          <w:rFonts w:cs="Times New Roman"/>
          <w:szCs w:val="21"/>
        </w:rPr>
        <w:lastRenderedPageBreak/>
        <w:t>Government and Their Guiding Value. Exploration, (2): 96-103. (in Chinese)</w:t>
      </w:r>
    </w:p>
    <w:p w14:paraId="294CCD6D" w14:textId="77777777" w:rsidR="00924BDF" w:rsidRDefault="00000000">
      <w:pPr>
        <w:rPr>
          <w:rFonts w:cs="Times New Roman"/>
          <w:szCs w:val="21"/>
        </w:rPr>
      </w:pPr>
      <w:r>
        <w:rPr>
          <w:rFonts w:cs="Times New Roman"/>
          <w:szCs w:val="21"/>
        </w:rPr>
        <w:t>周黎安</w:t>
      </w:r>
      <w:r>
        <w:rPr>
          <w:rFonts w:cs="Times New Roman"/>
          <w:szCs w:val="21"/>
        </w:rPr>
        <w:t xml:space="preserve">. 2007. </w:t>
      </w:r>
      <w:r>
        <w:rPr>
          <w:rFonts w:cs="Times New Roman"/>
          <w:szCs w:val="21"/>
        </w:rPr>
        <w:t>中国地方官员的晋升锦标赛模式研究</w:t>
      </w:r>
      <w:r>
        <w:rPr>
          <w:rFonts w:cs="Times New Roman"/>
          <w:szCs w:val="21"/>
        </w:rPr>
        <w:t xml:space="preserve">[J]. </w:t>
      </w:r>
      <w:r>
        <w:rPr>
          <w:rFonts w:cs="Times New Roman"/>
          <w:szCs w:val="21"/>
        </w:rPr>
        <w:t>经济研究，</w:t>
      </w:r>
      <w:r>
        <w:rPr>
          <w:rFonts w:cs="Times New Roman"/>
          <w:szCs w:val="21"/>
        </w:rPr>
        <w:t>(7): 36-50.</w:t>
      </w:r>
      <w:r>
        <w:rPr>
          <w:rFonts w:cs="Times New Roman"/>
          <w:szCs w:val="21"/>
        </w:rPr>
        <w:br/>
        <w:t>Zhou, L. (2007). A Study on the Promotion Tournament Model of Chinese Local Officials. Economic Research Journal, (7): 36-50. (in Chinese)</w:t>
      </w:r>
    </w:p>
    <w:p w14:paraId="02718633" w14:textId="77777777" w:rsidR="00924BDF" w:rsidRDefault="00000000">
      <w:pPr>
        <w:rPr>
          <w:rFonts w:cs="Times New Roman"/>
          <w:szCs w:val="21"/>
        </w:rPr>
      </w:pPr>
      <w:r>
        <w:rPr>
          <w:rFonts w:cs="Times New Roman"/>
          <w:szCs w:val="21"/>
        </w:rPr>
        <w:t>Aidt T S, Dutta J. 2007. Policy myopia and economic growth[J]. European Journal of Political Economy, 23(3): 734-753.</w:t>
      </w:r>
    </w:p>
    <w:p w14:paraId="5835FD76" w14:textId="77777777" w:rsidR="00924BDF" w:rsidRDefault="00000000">
      <w:pPr>
        <w:rPr>
          <w:rFonts w:cs="Times New Roman"/>
          <w:szCs w:val="21"/>
        </w:rPr>
      </w:pPr>
      <w:r>
        <w:rPr>
          <w:rFonts w:cs="Times New Roman"/>
          <w:szCs w:val="21"/>
        </w:rPr>
        <w:t>Alesina A, Tabellini G. 1990. A positive theory of fiscal deficits and government debt in a democracy[J]. The Review of Economic Studies, 57(3): 403-414.</w:t>
      </w:r>
    </w:p>
    <w:p w14:paraId="2A4974C8" w14:textId="77777777" w:rsidR="00924BDF" w:rsidRDefault="00000000">
      <w:pPr>
        <w:rPr>
          <w:rFonts w:cs="Times New Roman"/>
          <w:szCs w:val="21"/>
        </w:rPr>
      </w:pPr>
      <w:r>
        <w:rPr>
          <w:rFonts w:cs="Times New Roman"/>
          <w:szCs w:val="21"/>
        </w:rPr>
        <w:t>Alesina A, Cohen G D, Roubini N. 1992. Macroeconomic policy and elections in OECD democracies[J]. Economics &amp; Politics, 4(1): 1-30.</w:t>
      </w:r>
    </w:p>
    <w:p w14:paraId="5F11F020" w14:textId="77777777" w:rsidR="00924BDF" w:rsidRDefault="00000000">
      <w:pPr>
        <w:rPr>
          <w:rFonts w:cs="Times New Roman"/>
          <w:szCs w:val="21"/>
        </w:rPr>
      </w:pPr>
      <w:r>
        <w:rPr>
          <w:rFonts w:cs="Times New Roman"/>
          <w:szCs w:val="21"/>
        </w:rPr>
        <w:t>Barro R J. 1973. The control of politicians: an economic model[J]. Public Choice, 14(1): 19-42.</w:t>
      </w:r>
    </w:p>
    <w:p w14:paraId="4E35E2CD" w14:textId="77777777" w:rsidR="00924BDF" w:rsidRDefault="00000000">
      <w:pPr>
        <w:rPr>
          <w:rFonts w:cs="Times New Roman"/>
          <w:szCs w:val="21"/>
        </w:rPr>
      </w:pPr>
      <w:r>
        <w:rPr>
          <w:rFonts w:cs="Times New Roman"/>
          <w:szCs w:val="21"/>
        </w:rPr>
        <w:t>Baumgartner F R, Jones B D. 1993. Agendas and Instability in American Politics[M]. Chicago: University of Chicago Press.</w:t>
      </w:r>
    </w:p>
    <w:p w14:paraId="044AB0E3" w14:textId="77777777" w:rsidR="00924BDF" w:rsidRDefault="00000000">
      <w:pPr>
        <w:rPr>
          <w:rFonts w:cs="Times New Roman"/>
          <w:szCs w:val="21"/>
        </w:rPr>
      </w:pPr>
      <w:r>
        <w:rPr>
          <w:rFonts w:cs="Times New Roman"/>
          <w:szCs w:val="21"/>
        </w:rPr>
        <w:t>Bonfiglioli A, Gancia G. 2013. Uncertainty, electoral incentives and political myopia[J]. The Economic Journal, 123(568): 373-400.</w:t>
      </w:r>
    </w:p>
    <w:p w14:paraId="4070A2D9" w14:textId="77777777" w:rsidR="00924BDF" w:rsidRDefault="00000000">
      <w:pPr>
        <w:rPr>
          <w:rFonts w:cs="Times New Roman"/>
          <w:szCs w:val="21"/>
        </w:rPr>
      </w:pPr>
      <w:r>
        <w:rPr>
          <w:rFonts w:cs="Times New Roman"/>
          <w:szCs w:val="21"/>
        </w:rPr>
        <w:t>Boston J. 2021. Assessing the options for combatting democratic myopia and safeguarding long-term interests[J]. Futures, 125: 102668.</w:t>
      </w:r>
    </w:p>
    <w:p w14:paraId="3C242304" w14:textId="77777777" w:rsidR="00924BDF" w:rsidRDefault="00000000">
      <w:pPr>
        <w:rPr>
          <w:rFonts w:cs="Times New Roman"/>
          <w:szCs w:val="21"/>
        </w:rPr>
      </w:pPr>
      <w:r>
        <w:rPr>
          <w:rFonts w:cs="Times New Roman"/>
          <w:szCs w:val="21"/>
        </w:rPr>
        <w:t>Buchanan J M, Lee D R. 1982. Politics, time, and the Laffer curve[J]. Journal of Political Economy, 90(4): 816-819.</w:t>
      </w:r>
    </w:p>
    <w:p w14:paraId="51603588" w14:textId="77777777" w:rsidR="00924BDF" w:rsidRDefault="00000000">
      <w:pPr>
        <w:rPr>
          <w:rFonts w:cs="Times New Roman"/>
          <w:szCs w:val="21"/>
        </w:rPr>
      </w:pPr>
      <w:r>
        <w:rPr>
          <w:rFonts w:cs="Times New Roman"/>
          <w:szCs w:val="21"/>
        </w:rPr>
        <w:t>Bueno N S. 2023. The timing of public policies: political budget cycles and credit claiming[J]. American Journal of Political Science, 67(4): 996-1011.</w:t>
      </w:r>
    </w:p>
    <w:p w14:paraId="72F27D84" w14:textId="77777777" w:rsidR="00924BDF" w:rsidRDefault="00000000">
      <w:pPr>
        <w:rPr>
          <w:rFonts w:cs="Times New Roman"/>
          <w:szCs w:val="21"/>
        </w:rPr>
      </w:pPr>
      <w:r>
        <w:rPr>
          <w:rFonts w:cs="Times New Roman"/>
          <w:szCs w:val="21"/>
        </w:rPr>
        <w:t>Bushee B J. 1998. The influence of institutional investors on myopic R&amp;D investment behavior[J]. The Accounting Review, 73(3): 305-333.</w:t>
      </w:r>
    </w:p>
    <w:p w14:paraId="5BC62C5C" w14:textId="77777777" w:rsidR="00924BDF" w:rsidRDefault="00000000">
      <w:pPr>
        <w:rPr>
          <w:rFonts w:cs="Times New Roman"/>
          <w:szCs w:val="21"/>
        </w:rPr>
      </w:pPr>
      <w:r>
        <w:rPr>
          <w:rFonts w:cs="Times New Roman"/>
          <w:szCs w:val="21"/>
        </w:rPr>
        <w:t>Caney S. 2022a. Global climate governance, short-termism, and the vulnerability of future generations[J]. Ethics &amp; International Affairs, 36(2): 137-155.</w:t>
      </w:r>
    </w:p>
    <w:p w14:paraId="5CA0A58E" w14:textId="77777777" w:rsidR="00924BDF" w:rsidRDefault="00000000">
      <w:pPr>
        <w:rPr>
          <w:rFonts w:cs="Times New Roman"/>
          <w:szCs w:val="21"/>
        </w:rPr>
      </w:pPr>
      <w:r>
        <w:rPr>
          <w:rFonts w:cs="Times New Roman"/>
          <w:szCs w:val="21"/>
        </w:rPr>
        <w:t>Caney S. 2022b. Political institutions for the future[M]. Oxford: Oxford University Press.</w:t>
      </w:r>
    </w:p>
    <w:p w14:paraId="19FC1427" w14:textId="77777777" w:rsidR="00924BDF" w:rsidRDefault="00000000">
      <w:pPr>
        <w:rPr>
          <w:rFonts w:cs="Times New Roman"/>
          <w:szCs w:val="21"/>
        </w:rPr>
      </w:pPr>
      <w:r>
        <w:rPr>
          <w:rFonts w:cs="Times New Roman"/>
          <w:szCs w:val="21"/>
        </w:rPr>
        <w:t>Chami S N, Butterfield D W. 1989. The implications of myopic policy-making for macroeconomic performance[J]. International Journal of Forecasting, 5(1): 49-58.</w:t>
      </w:r>
    </w:p>
    <w:p w14:paraId="769DCE4B" w14:textId="77777777" w:rsidR="00924BDF" w:rsidRDefault="00000000">
      <w:pPr>
        <w:rPr>
          <w:rFonts w:cs="Times New Roman"/>
          <w:szCs w:val="21"/>
        </w:rPr>
      </w:pPr>
      <w:r>
        <w:rPr>
          <w:rFonts w:cs="Times New Roman"/>
          <w:szCs w:val="21"/>
        </w:rPr>
        <w:t>Christensen H S, Rapeli L. 2021. Immediate rewards or delayed gratification? A conjoint survey experiment of the public's policy preferences[J]. Policy Sciences, 54(1): 63-94.</w:t>
      </w:r>
    </w:p>
    <w:p w14:paraId="1F0000F2" w14:textId="77777777" w:rsidR="00924BDF" w:rsidRDefault="00000000">
      <w:pPr>
        <w:rPr>
          <w:rFonts w:cs="Times New Roman"/>
          <w:szCs w:val="21"/>
        </w:rPr>
      </w:pPr>
      <w:r>
        <w:rPr>
          <w:rFonts w:cs="Times New Roman"/>
          <w:szCs w:val="21"/>
        </w:rPr>
        <w:lastRenderedPageBreak/>
        <w:t>Eichengreen B, Hausmann R, Von Hagen J. 1999. Reforming budgetary institutions in Latin America: the case for a national fiscal council[J]. Open Economies Review, 10: 415-442.</w:t>
      </w:r>
    </w:p>
    <w:p w14:paraId="5E30F464" w14:textId="77777777" w:rsidR="00924BDF" w:rsidRDefault="00000000">
      <w:pPr>
        <w:rPr>
          <w:rFonts w:cs="Times New Roman"/>
          <w:szCs w:val="21"/>
        </w:rPr>
      </w:pPr>
      <w:r>
        <w:rPr>
          <w:rFonts w:cs="Times New Roman"/>
          <w:szCs w:val="21"/>
        </w:rPr>
        <w:t>Farmer D J. 1998. Against myopia: public administration and ethics[J]. Journal of Public Affairs Education, 4(1): 33-38.</w:t>
      </w:r>
    </w:p>
    <w:p w14:paraId="171C8E2D" w14:textId="77777777" w:rsidR="00924BDF" w:rsidRDefault="00000000">
      <w:pPr>
        <w:rPr>
          <w:rFonts w:cs="Times New Roman"/>
          <w:szCs w:val="21"/>
        </w:rPr>
      </w:pPr>
      <w:r>
        <w:rPr>
          <w:rFonts w:cs="Times New Roman"/>
          <w:szCs w:val="21"/>
        </w:rPr>
        <w:t>Garrì I. 2010. Political short-termism: a possible explanation[J]. Public Choice, 145(1/2): 197-211.</w:t>
      </w:r>
    </w:p>
    <w:p w14:paraId="3D8712C3" w14:textId="77777777" w:rsidR="00924BDF" w:rsidRDefault="00000000">
      <w:pPr>
        <w:rPr>
          <w:rFonts w:cs="Times New Roman"/>
          <w:szCs w:val="21"/>
        </w:rPr>
      </w:pPr>
      <w:r>
        <w:rPr>
          <w:rFonts w:cs="Times New Roman"/>
          <w:szCs w:val="21"/>
        </w:rPr>
        <w:t>Halevy Y. 2008. Strotz meets Allais: diminishing impatience and the certainty effect[J]. American Economic Review, 98(3): 1145-1162.</w:t>
      </w:r>
    </w:p>
    <w:p w14:paraId="01E7A872" w14:textId="77777777" w:rsidR="00924BDF" w:rsidRDefault="00000000">
      <w:pPr>
        <w:rPr>
          <w:rFonts w:cs="Times New Roman"/>
          <w:szCs w:val="21"/>
        </w:rPr>
      </w:pPr>
      <w:r>
        <w:rPr>
          <w:rFonts w:cs="Times New Roman"/>
          <w:szCs w:val="21"/>
        </w:rPr>
        <w:t>Healy A, Malhotra N. 2009. Myopic voters and natural disaster policy[J]. American Political Science Review, 103(3): 387-406.</w:t>
      </w:r>
    </w:p>
    <w:p w14:paraId="2F35DC94" w14:textId="77777777" w:rsidR="00924BDF" w:rsidRDefault="00000000">
      <w:pPr>
        <w:rPr>
          <w:rFonts w:cs="Times New Roman"/>
          <w:szCs w:val="21"/>
        </w:rPr>
      </w:pPr>
      <w:r>
        <w:rPr>
          <w:rFonts w:cs="Times New Roman"/>
          <w:szCs w:val="21"/>
        </w:rPr>
        <w:t>Hilsman R. 1958. Congressional-executive relations and the foreign policy consensus[J]. American Political Science Review, 52(3): 725-744.</w:t>
      </w:r>
    </w:p>
    <w:p w14:paraId="405BF854" w14:textId="77777777" w:rsidR="00924BDF" w:rsidRDefault="00000000">
      <w:pPr>
        <w:rPr>
          <w:rFonts w:cs="Times New Roman"/>
          <w:szCs w:val="21"/>
        </w:rPr>
      </w:pPr>
      <w:r>
        <w:rPr>
          <w:rFonts w:cs="Times New Roman"/>
          <w:szCs w:val="21"/>
        </w:rPr>
        <w:t>Hysing E. 2013. Representative democracy, empowered experts, and citizen participation: visions of green governing[J]. Environmental Politics, 22(6): 955-974.</w:t>
      </w:r>
    </w:p>
    <w:p w14:paraId="235281D7" w14:textId="77777777" w:rsidR="00924BDF" w:rsidRDefault="00000000">
      <w:pPr>
        <w:rPr>
          <w:rFonts w:cs="Times New Roman"/>
          <w:szCs w:val="21"/>
        </w:rPr>
      </w:pPr>
      <w:r>
        <w:rPr>
          <w:rFonts w:cs="Times New Roman"/>
          <w:szCs w:val="21"/>
        </w:rPr>
        <w:t>Jacobs A M, Matthews J S. 2012. Why do citizens discount the future? Public opinion and the timing of policy consequences[J]. British Journal of Political Science, 42(4): 903-935.</w:t>
      </w:r>
    </w:p>
    <w:p w14:paraId="2F4BC7FC" w14:textId="77777777" w:rsidR="00924BDF" w:rsidRDefault="00000000">
      <w:pPr>
        <w:rPr>
          <w:rFonts w:cs="Times New Roman"/>
          <w:szCs w:val="21"/>
        </w:rPr>
      </w:pPr>
      <w:r>
        <w:rPr>
          <w:rFonts w:cs="Times New Roman"/>
          <w:szCs w:val="21"/>
        </w:rPr>
        <w:t>Kahneman D, Tversky A. 1979. Prospect theory: an analysis of decision under risk[J]. Econometrica, 47(2): 363-391.</w:t>
      </w:r>
    </w:p>
    <w:p w14:paraId="0943CED7" w14:textId="77777777" w:rsidR="00924BDF" w:rsidRDefault="00000000">
      <w:pPr>
        <w:rPr>
          <w:rFonts w:cs="Times New Roman"/>
          <w:szCs w:val="21"/>
        </w:rPr>
      </w:pPr>
      <w:r>
        <w:rPr>
          <w:rFonts w:cs="Times New Roman"/>
          <w:szCs w:val="21"/>
        </w:rPr>
        <w:t>Koskimaa V, Raunio T. 2023. Curtailing political short-termism in legislatures: a trade-off between influence and institutionalization?[J]. European Journal of Futures Research, 11(1): 8.</w:t>
      </w:r>
    </w:p>
    <w:p w14:paraId="0962BBBE" w14:textId="77777777" w:rsidR="00924BDF" w:rsidRDefault="00000000">
      <w:pPr>
        <w:rPr>
          <w:rFonts w:cs="Times New Roman"/>
          <w:szCs w:val="21"/>
        </w:rPr>
      </w:pPr>
      <w:r>
        <w:rPr>
          <w:rFonts w:cs="Times New Roman"/>
          <w:szCs w:val="21"/>
        </w:rPr>
        <w:t>Kydland F E, Prescott E C. 1977. Rules rather than discretion: the inconsistency of optimal plans[J]. Journal of Political Economy, 85(3): 473-491.</w:t>
      </w:r>
    </w:p>
    <w:p w14:paraId="2BC90CE4" w14:textId="77777777" w:rsidR="00924BDF" w:rsidRDefault="00000000">
      <w:pPr>
        <w:rPr>
          <w:rFonts w:cs="Times New Roman"/>
          <w:szCs w:val="21"/>
        </w:rPr>
      </w:pPr>
      <w:r>
        <w:rPr>
          <w:rFonts w:cs="Times New Roman"/>
          <w:szCs w:val="21"/>
        </w:rPr>
        <w:t>Laverty K J. 1996. Economic "short-termism": the debate, the unresolved issues[J]. Journal of Management Studies, 33(6): 795-822.</w:t>
      </w:r>
    </w:p>
    <w:p w14:paraId="5B004864" w14:textId="77777777" w:rsidR="00924BDF" w:rsidRDefault="00000000">
      <w:pPr>
        <w:rPr>
          <w:rFonts w:cs="Times New Roman"/>
          <w:szCs w:val="21"/>
        </w:rPr>
      </w:pPr>
      <w:r>
        <w:rPr>
          <w:rFonts w:cs="Times New Roman"/>
          <w:szCs w:val="21"/>
        </w:rPr>
        <w:t>Leguizamon J S, Crowley G R. 2016. Term limits, time horizons and electoral accountability[J]. Public Choice, 168: 23-42.</w:t>
      </w:r>
    </w:p>
    <w:p w14:paraId="34E5FBB2" w14:textId="77777777" w:rsidR="00924BDF" w:rsidRDefault="00000000">
      <w:pPr>
        <w:rPr>
          <w:rFonts w:cs="Times New Roman"/>
          <w:szCs w:val="21"/>
        </w:rPr>
      </w:pPr>
      <w:r>
        <w:rPr>
          <w:rFonts w:cs="Times New Roman"/>
          <w:szCs w:val="21"/>
        </w:rPr>
        <w:t>McClure S M, Laibson D I, Loewenstein G, et al. 2004. Separate neural systems value immediate and delayed monetary rewards[J]. Science, 306(5695): 503-507.</w:t>
      </w:r>
    </w:p>
    <w:p w14:paraId="75F5AD8F" w14:textId="77777777" w:rsidR="00924BDF" w:rsidRDefault="00000000">
      <w:pPr>
        <w:rPr>
          <w:rFonts w:cs="Times New Roman"/>
          <w:szCs w:val="21"/>
        </w:rPr>
      </w:pPr>
      <w:r>
        <w:rPr>
          <w:rFonts w:cs="Times New Roman"/>
          <w:szCs w:val="21"/>
        </w:rPr>
        <w:t>Mosakowski E, Earley P C. 2000. A selective review of time assumptions in strategy research[J]. Academy of Management Review, 25(4): 796-812.</w:t>
      </w:r>
    </w:p>
    <w:p w14:paraId="6D10353E" w14:textId="77777777" w:rsidR="00924BDF" w:rsidRDefault="00000000">
      <w:pPr>
        <w:rPr>
          <w:rFonts w:cs="Times New Roman"/>
          <w:szCs w:val="21"/>
        </w:rPr>
      </w:pPr>
      <w:r>
        <w:rPr>
          <w:rFonts w:cs="Times New Roman"/>
          <w:szCs w:val="21"/>
        </w:rPr>
        <w:t xml:space="preserve">Nair S, Howlett M. 2017. Policy myopia as a source of policy failure: adaptation and policy learning </w:t>
      </w:r>
      <w:r>
        <w:rPr>
          <w:rFonts w:cs="Times New Roman"/>
          <w:szCs w:val="21"/>
        </w:rPr>
        <w:lastRenderedPageBreak/>
        <w:t>under deep uncertainty[J]. Policy &amp; Politics, 45(1): 103-118.</w:t>
      </w:r>
    </w:p>
    <w:p w14:paraId="21D773C0" w14:textId="77777777" w:rsidR="00924BDF" w:rsidRDefault="00000000">
      <w:pPr>
        <w:rPr>
          <w:rFonts w:cs="Times New Roman"/>
          <w:szCs w:val="21"/>
        </w:rPr>
      </w:pPr>
      <w:r>
        <w:rPr>
          <w:rFonts w:cs="Times New Roman"/>
          <w:szCs w:val="21"/>
        </w:rPr>
        <w:t>Nordhaus W D. 1975. The political business cycle[J]. The Review of Economic Studies, 42(2): 169-190.</w:t>
      </w:r>
    </w:p>
    <w:p w14:paraId="618059B3" w14:textId="77777777" w:rsidR="00924BDF" w:rsidRDefault="00000000">
      <w:pPr>
        <w:rPr>
          <w:rFonts w:cs="Times New Roman"/>
          <w:szCs w:val="21"/>
        </w:rPr>
      </w:pPr>
      <w:r>
        <w:rPr>
          <w:rFonts w:cs="Times New Roman"/>
          <w:szCs w:val="21"/>
        </w:rPr>
        <w:t>Persson P, Zhuravskaya E. 2016. The limits of career concerns in federalism: evidence from China[J]. Journal of the European Economic Association, 14(2): 338-374.</w:t>
      </w:r>
    </w:p>
    <w:p w14:paraId="13FE16C6" w14:textId="77777777" w:rsidR="00924BDF" w:rsidRDefault="00000000">
      <w:pPr>
        <w:rPr>
          <w:rFonts w:cs="Times New Roman"/>
          <w:szCs w:val="21"/>
        </w:rPr>
      </w:pPr>
      <w:r>
        <w:rPr>
          <w:rFonts w:cs="Times New Roman"/>
          <w:szCs w:val="21"/>
        </w:rPr>
        <w:t>Pollitt C. 1974. The Central Policy Review Staff 1970-1974[J]. Public Administration, 52(4): 375-392.</w:t>
      </w:r>
    </w:p>
    <w:p w14:paraId="15BC6F3E" w14:textId="77777777" w:rsidR="00924BDF" w:rsidRDefault="00000000">
      <w:pPr>
        <w:rPr>
          <w:rFonts w:cs="Times New Roman"/>
          <w:szCs w:val="21"/>
        </w:rPr>
      </w:pPr>
      <w:r>
        <w:rPr>
          <w:rFonts w:cs="Times New Roman"/>
          <w:szCs w:val="21"/>
        </w:rPr>
        <w:t>Sappideen R. 2011. Focusing on corporate short-termism[J]. Singapore Journal of Legal Studies: 412-431.</w:t>
      </w:r>
    </w:p>
    <w:p w14:paraId="790451AC" w14:textId="77777777" w:rsidR="00924BDF" w:rsidRDefault="00000000">
      <w:pPr>
        <w:rPr>
          <w:rFonts w:cs="Times New Roman"/>
          <w:szCs w:val="21"/>
        </w:rPr>
      </w:pPr>
      <w:r>
        <w:rPr>
          <w:rFonts w:cs="Times New Roman"/>
          <w:szCs w:val="21"/>
        </w:rPr>
        <w:t>Schnore L F. 1960. Social problems in the underdeveloped areas: an ecological view[J]. Social Problems, 8(3): 182-201.</w:t>
      </w:r>
    </w:p>
    <w:p w14:paraId="35BE1D82" w14:textId="77777777" w:rsidR="00924BDF" w:rsidRDefault="00000000">
      <w:pPr>
        <w:rPr>
          <w:rFonts w:cs="Times New Roman"/>
          <w:szCs w:val="21"/>
        </w:rPr>
      </w:pPr>
      <w:r>
        <w:rPr>
          <w:rFonts w:cs="Times New Roman"/>
          <w:szCs w:val="21"/>
        </w:rPr>
        <w:t>Scott P, MacDonald R J. 1975. Local policy management needs: the federal response[J]. Public Administration Review, 35: 786-794.</w:t>
      </w:r>
    </w:p>
    <w:p w14:paraId="597EDEF7" w14:textId="77777777" w:rsidR="00924BDF" w:rsidRDefault="00000000">
      <w:pPr>
        <w:rPr>
          <w:rFonts w:cs="Times New Roman"/>
          <w:szCs w:val="21"/>
        </w:rPr>
      </w:pPr>
      <w:r>
        <w:rPr>
          <w:rFonts w:cs="Times New Roman"/>
          <w:szCs w:val="21"/>
        </w:rPr>
        <w:t>Setälä M. 2025. Inclusive deliberation for future-regarding governance: potentials and pitfalls[J]. Policy Studies: 1-19.</w:t>
      </w:r>
    </w:p>
    <w:p w14:paraId="733C824B" w14:textId="77777777" w:rsidR="00924BDF" w:rsidRDefault="00000000">
      <w:pPr>
        <w:rPr>
          <w:rFonts w:cs="Times New Roman"/>
          <w:szCs w:val="21"/>
        </w:rPr>
      </w:pPr>
      <w:r>
        <w:rPr>
          <w:rFonts w:cs="Times New Roman"/>
          <w:szCs w:val="21"/>
        </w:rPr>
        <w:t>Setthasuravich P, Kato H. 2025. Confronting policy myopia: short-term government policy and its long-term consequences in rural Thailand[J]. Journal of Rural Studies, 113: 103287.</w:t>
      </w:r>
    </w:p>
    <w:p w14:paraId="735F6BE8" w14:textId="77777777" w:rsidR="00924BDF" w:rsidRDefault="00000000">
      <w:pPr>
        <w:rPr>
          <w:rFonts w:cs="Times New Roman"/>
          <w:szCs w:val="21"/>
        </w:rPr>
      </w:pPr>
      <w:r>
        <w:rPr>
          <w:rFonts w:cs="Times New Roman"/>
          <w:szCs w:val="21"/>
        </w:rPr>
        <w:t>Simon H A. 1955. A behavioral model of rational choice[J]. The Quarterly Journal of Economics, 69(1): 99-118.</w:t>
      </w:r>
    </w:p>
    <w:p w14:paraId="2EBB9C71" w14:textId="77777777" w:rsidR="00924BDF" w:rsidRDefault="00000000">
      <w:pPr>
        <w:rPr>
          <w:rFonts w:cs="Times New Roman"/>
          <w:szCs w:val="21"/>
        </w:rPr>
      </w:pPr>
      <w:r>
        <w:rPr>
          <w:rFonts w:cs="Times New Roman"/>
          <w:szCs w:val="21"/>
        </w:rPr>
        <w:t>Stewart J. 2014. Policy learning, path dependence and Australian manufacturing, 1974-2014[J]. Australian Journal of Public Administration, 73(3): 325-337.</w:t>
      </w:r>
    </w:p>
    <w:p w14:paraId="6E6D69F3" w14:textId="77777777" w:rsidR="00924BDF" w:rsidRDefault="00000000">
      <w:pPr>
        <w:rPr>
          <w:rFonts w:cs="Times New Roman"/>
          <w:szCs w:val="21"/>
        </w:rPr>
      </w:pPr>
      <w:r>
        <w:rPr>
          <w:rFonts w:cs="Times New Roman"/>
          <w:szCs w:val="21"/>
        </w:rPr>
        <w:t>Strotz R H. 1955. Myopia and inconsistency in dynamic utility maximization[J]. The Review of Economic Studies, 23(3): 165-180.</w:t>
      </w:r>
    </w:p>
    <w:p w14:paraId="76867361" w14:textId="77777777" w:rsidR="00924BDF" w:rsidRDefault="00000000">
      <w:pPr>
        <w:rPr>
          <w:rFonts w:cs="Times New Roman"/>
          <w:szCs w:val="21"/>
        </w:rPr>
      </w:pPr>
      <w:r>
        <w:rPr>
          <w:rFonts w:cs="Times New Roman"/>
          <w:szCs w:val="21"/>
        </w:rPr>
        <w:t>Tang P, Shi X, Gao J, et al. 2019. Demystifying the key for intoxicating land finance in China: an empirical study through the lens of government expenditure[J]. Land Use Policy, 85: 302-309.</w:t>
      </w:r>
    </w:p>
    <w:p w14:paraId="1F0543DB" w14:textId="77777777" w:rsidR="00924BDF" w:rsidRDefault="00000000">
      <w:pPr>
        <w:rPr>
          <w:rFonts w:cs="Times New Roman"/>
          <w:szCs w:val="21"/>
        </w:rPr>
      </w:pPr>
      <w:r>
        <w:rPr>
          <w:rFonts w:cs="Times New Roman"/>
          <w:szCs w:val="21"/>
        </w:rPr>
        <w:t>Thaler R H, Tversky A, Kahneman D, et al. 1997. The effect of myopia and loss aversion on risk taking: an experimental test[J]. The Quarterly Journal of Economics, 112(2): 647-661.</w:t>
      </w:r>
    </w:p>
    <w:p w14:paraId="2808E687" w14:textId="77777777" w:rsidR="00924BDF" w:rsidRDefault="00000000">
      <w:pPr>
        <w:rPr>
          <w:rFonts w:cs="Times New Roman"/>
          <w:szCs w:val="21"/>
        </w:rPr>
      </w:pPr>
      <w:r>
        <w:rPr>
          <w:rFonts w:cs="Times New Roman"/>
          <w:szCs w:val="21"/>
        </w:rPr>
        <w:t>Thompson D F. 2015. Representing future generations: political presentism and democratic trusteeship[J]. Critical Review of International Social and Political Philosophy, 18(1): 17-37.</w:t>
      </w:r>
    </w:p>
    <w:p w14:paraId="788084D5" w14:textId="77777777" w:rsidR="00924BDF" w:rsidRDefault="00000000">
      <w:pPr>
        <w:rPr>
          <w:rFonts w:cs="Times New Roman"/>
          <w:szCs w:val="21"/>
        </w:rPr>
      </w:pPr>
      <w:r>
        <w:rPr>
          <w:rFonts w:cs="Times New Roman"/>
          <w:szCs w:val="21"/>
        </w:rPr>
        <w:t xml:space="preserve">Tol R S J. 1998. Short-term decisions under long-term uncertainty[J]. Energy Economics, 20(5-6): </w:t>
      </w:r>
      <w:r>
        <w:rPr>
          <w:rFonts w:cs="Times New Roman"/>
          <w:szCs w:val="21"/>
        </w:rPr>
        <w:lastRenderedPageBreak/>
        <w:t>557-569.</w:t>
      </w:r>
    </w:p>
    <w:p w14:paraId="7574DDA1" w14:textId="77777777" w:rsidR="00924BDF" w:rsidRDefault="00000000">
      <w:pPr>
        <w:rPr>
          <w:rFonts w:cs="Times New Roman"/>
          <w:szCs w:val="21"/>
        </w:rPr>
      </w:pPr>
      <w:r>
        <w:rPr>
          <w:rFonts w:cs="Times New Roman"/>
          <w:szCs w:val="21"/>
        </w:rPr>
        <w:t>Von Böhm-Bawerk E. 1889. Capital and Interest, Vol. 2[M]. Reprint. London: Macmillan.</w:t>
      </w:r>
    </w:p>
    <w:p w14:paraId="1F676C3E" w14:textId="77777777" w:rsidR="00924BDF" w:rsidRDefault="00000000">
      <w:pPr>
        <w:rPr>
          <w:rFonts w:cs="Times New Roman"/>
          <w:szCs w:val="21"/>
        </w:rPr>
      </w:pPr>
      <w:r>
        <w:rPr>
          <w:rFonts w:cs="Times New Roman"/>
          <w:szCs w:val="21"/>
        </w:rPr>
        <w:t>White J. 2024. Technocratic myopia: on the pitfalls of depoliticising the future[J]. European Journal of Social Theory, 27(2): 260-278.</w:t>
      </w:r>
    </w:p>
    <w:p w14:paraId="5DB038A6" w14:textId="77777777" w:rsidR="00924BDF" w:rsidRDefault="00000000">
      <w:pPr>
        <w:rPr>
          <w:rFonts w:cs="Times New Roman"/>
          <w:szCs w:val="21"/>
        </w:rPr>
      </w:pPr>
      <w:r>
        <w:rPr>
          <w:rFonts w:cs="Times New Roman"/>
          <w:szCs w:val="21"/>
        </w:rPr>
        <w:t>Zhang Y, Wang P, Yang R, et al. 2025. Career incentives and short-termism among local leaders[J]. Public Performance &amp; Management Review: 1-28.</w:t>
      </w:r>
    </w:p>
    <w:p w14:paraId="4C7A2600" w14:textId="77777777" w:rsidR="00924BDF" w:rsidRDefault="00000000">
      <w:pPr>
        <w:rPr>
          <w:rFonts w:cs="Times New Roman"/>
          <w:szCs w:val="21"/>
        </w:rPr>
      </w:pPr>
      <w:r>
        <w:rPr>
          <w:rFonts w:cs="Times New Roman"/>
          <w:szCs w:val="21"/>
        </w:rPr>
        <w:t>Zhao Y, Choy L H T, Chau K W. 2023. Political circles and land supply: evidence from China[J]. Land Use Policy, 124: 106443.</w:t>
      </w:r>
    </w:p>
    <w:p w14:paraId="0510A4D9" w14:textId="77777777" w:rsidR="00924BDF" w:rsidRDefault="00924BDF">
      <w:pPr>
        <w:rPr>
          <w:rFonts w:cs="Times New Roman"/>
          <w:szCs w:val="21"/>
        </w:rPr>
      </w:pPr>
    </w:p>
    <w:sectPr w:rsidR="00924BDF">
      <w:footnotePr>
        <w:numFmt w:val="decimalEnclosedCircleChinese"/>
        <w:numRestart w:val="eachPage"/>
      </w:footnotePr>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6-06-04T23:10:00Z" w:initials="MOU">
    <w:p w14:paraId="6694702C" w14:textId="00511C20" w:rsidR="00E52411" w:rsidRDefault="00E52411">
      <w:pPr>
        <w:pStyle w:val="a4"/>
      </w:pPr>
      <w:r>
        <w:rPr>
          <w:rStyle w:val="af9"/>
        </w:rPr>
        <w:annotationRef/>
      </w:r>
      <w:r>
        <w:rPr>
          <w:rFonts w:hint="eastAsia"/>
        </w:rPr>
        <w:t>除非你有要和我</w:t>
      </w:r>
      <w:r w:rsidR="00A97142">
        <w:rPr>
          <w:rFonts w:hint="eastAsia"/>
        </w:rPr>
        <w:t>专门</w:t>
      </w:r>
      <w:r>
        <w:rPr>
          <w:rFonts w:hint="eastAsia"/>
        </w:rPr>
        <w:t>讨论的点，不然每次发给我的版本都应该是尽你能力达到提交给期刊的版本，你这边不用保存修改痕迹。</w:t>
      </w:r>
    </w:p>
  </w:comment>
  <w:comment w:id="6" w:author="Microsoft Office User" w:date="2026-06-04T23:11:00Z" w:initials="MOU">
    <w:p w14:paraId="67CEAF77" w14:textId="043D156F" w:rsidR="008F58A8" w:rsidRDefault="008F58A8">
      <w:pPr>
        <w:pStyle w:val="a4"/>
      </w:pPr>
      <w:r>
        <w:rPr>
          <w:rStyle w:val="af9"/>
        </w:rPr>
        <w:annotationRef/>
      </w:r>
      <w:r>
        <w:rPr>
          <w:rFonts w:hint="eastAsia"/>
        </w:rPr>
        <w:t>别持续性之后马上又持续，这类用语问题自己多加注意。</w:t>
      </w:r>
    </w:p>
  </w:comment>
  <w:comment w:id="12" w:author="狄桉" w:date="2026-06-04T16:07:00Z" w:initials="">
    <w:p w14:paraId="55073BCF" w14:textId="77777777" w:rsidR="00924BDF" w:rsidRDefault="00E90B0C">
      <w:pPr>
        <w:pStyle w:val="a4"/>
      </w:pPr>
      <w:r>
        <w:rPr>
          <w:rStyle w:val="af9"/>
        </w:rPr>
        <w:annotationRef/>
      </w:r>
      <w:r w:rsidR="00000000">
        <w:rPr>
          <w:rFonts w:hint="eastAsia"/>
        </w:rPr>
        <w:t>再次精简引言内容，祛除冗余以及与后文重叠的信息</w:t>
      </w:r>
    </w:p>
  </w:comment>
  <w:comment w:id="17" w:author="Microsoft Office User" w:date="2026-06-04T23:13:00Z" w:initials="MOU">
    <w:p w14:paraId="2D306DEB" w14:textId="2C657356" w:rsidR="00F25348" w:rsidRDefault="00F25348">
      <w:pPr>
        <w:pStyle w:val="a4"/>
        <w:rPr>
          <w:rFonts w:hint="eastAsia"/>
        </w:rPr>
      </w:pPr>
      <w:r>
        <w:rPr>
          <w:rStyle w:val="af9"/>
        </w:rPr>
        <w:annotationRef/>
      </w:r>
      <w:r>
        <w:rPr>
          <w:rFonts w:hint="eastAsia"/>
        </w:rPr>
        <w:t>这句话既然是定义，最好加几个</w:t>
      </w:r>
      <w:r>
        <w:rPr>
          <w:rFonts w:hint="eastAsia"/>
        </w:rPr>
        <w:t>policy myopia</w:t>
      </w:r>
      <w:r>
        <w:rPr>
          <w:rFonts w:hint="eastAsia"/>
        </w:rPr>
        <w:t>高被引文章支撑。</w:t>
      </w:r>
    </w:p>
  </w:comment>
  <w:comment w:id="21" w:author="Microsoft Office User" w:date="2026-06-04T23:07:00Z" w:initials="MOU">
    <w:p w14:paraId="69E19E57" w14:textId="77290173" w:rsidR="00E90B0C" w:rsidRDefault="00E90B0C">
      <w:pPr>
        <w:pStyle w:val="a4"/>
        <w:rPr>
          <w:rFonts w:hint="eastAsia"/>
        </w:rPr>
      </w:pPr>
      <w:r>
        <w:rPr>
          <w:rStyle w:val="af9"/>
        </w:rPr>
        <w:annotationRef/>
      </w:r>
      <w:r>
        <w:rPr>
          <w:rFonts w:hint="eastAsia"/>
        </w:rPr>
        <w:t>脚注信息怎么不全？只有</w:t>
      </w:r>
      <w:r w:rsidR="002360EF">
        <w:rPr>
          <w:rFonts w:hint="eastAsia"/>
        </w:rPr>
        <w:t>半</w:t>
      </w:r>
      <w:r>
        <w:rPr>
          <w:rFonts w:hint="eastAsia"/>
        </w:rPr>
        <w:t>个标题，没有时间信息？</w:t>
      </w:r>
      <w:r w:rsidR="002360EF">
        <w:rPr>
          <w:rFonts w:hint="eastAsia"/>
        </w:rPr>
        <w:t>没必要</w:t>
      </w:r>
      <w:r>
        <w:rPr>
          <w:rFonts w:hint="eastAsia"/>
        </w:rPr>
        <w:t>加</w:t>
      </w:r>
      <w:r w:rsidR="002360EF">
        <w:rPr>
          <w:rFonts w:hint="eastAsia"/>
        </w:rPr>
        <w:t>超</w:t>
      </w:r>
      <w:r>
        <w:rPr>
          <w:rFonts w:hint="eastAsia"/>
        </w:rPr>
        <w:t>链接</w:t>
      </w:r>
      <w:r w:rsidR="002360EF">
        <w:rPr>
          <w:rFonts w:hint="eastAsia"/>
        </w:rPr>
        <w:t>。</w:t>
      </w:r>
      <w:r w:rsidR="001C3B3D">
        <w:rPr>
          <w:rFonts w:hint="eastAsia"/>
        </w:rPr>
        <w:t>找一下引用领导讲话信息的文章是怎么引用的，我感觉至少得有日期，来源，标题，如有必要在括号里加上链接。</w:t>
      </w:r>
    </w:p>
  </w:comment>
  <w:comment w:id="22" w:author="狄桉" w:date="2026-06-04T16:06:00Z" w:initials="">
    <w:p w14:paraId="43773C08" w14:textId="77777777" w:rsidR="00924BDF" w:rsidRDefault="00E90B0C">
      <w:pPr>
        <w:pStyle w:val="a4"/>
      </w:pPr>
      <w:r>
        <w:rPr>
          <w:rStyle w:val="af9"/>
        </w:rPr>
        <w:annotationRef/>
      </w:r>
      <w:r w:rsidR="00000000">
        <w:rPr>
          <w:rFonts w:hint="eastAsia"/>
        </w:rPr>
        <w:t>已经对照期刊已发表论文，可以用脚注的形式注明报道</w:t>
      </w:r>
    </w:p>
  </w:comment>
  <w:comment w:id="23" w:author="Microsoft Office User" w:date="2026-06-04T23:15:00Z" w:initials="MOU">
    <w:p w14:paraId="125A1CF5" w14:textId="79EAD61B" w:rsidR="000833E8" w:rsidRPr="000833E8" w:rsidRDefault="000833E8">
      <w:pPr>
        <w:pStyle w:val="a4"/>
        <w:rPr>
          <w:rFonts w:hint="eastAsia"/>
          <w:color w:val="FF0000"/>
          <w:szCs w:val="21"/>
        </w:rPr>
      </w:pPr>
      <w:r>
        <w:rPr>
          <w:rStyle w:val="af9"/>
        </w:rPr>
        <w:annotationRef/>
      </w:r>
      <w:r>
        <w:rPr>
          <w:rFonts w:hint="eastAsia"/>
        </w:rPr>
        <w:t>是只统计了</w:t>
      </w:r>
      <w:r>
        <w:rPr>
          <w:rFonts w:hint="eastAsia"/>
          <w:color w:val="FF0000"/>
          <w:szCs w:val="21"/>
        </w:rPr>
        <w:t>“短视”“可持续发展”</w:t>
      </w:r>
      <w:r>
        <w:rPr>
          <w:rFonts w:hint="eastAsia"/>
          <w:color w:val="FF0000"/>
          <w:szCs w:val="21"/>
        </w:rPr>
        <w:t>这两个词？</w:t>
      </w:r>
      <w:r w:rsidR="00010147">
        <w:rPr>
          <w:rFonts w:hint="eastAsia"/>
          <w:color w:val="FF0000"/>
          <w:szCs w:val="21"/>
        </w:rPr>
        <w:t>那就清楚放在纵轴小标题里。另外</w:t>
      </w:r>
      <w:r>
        <w:rPr>
          <w:rFonts w:hint="eastAsia"/>
          <w:color w:val="FF0000"/>
          <w:szCs w:val="21"/>
        </w:rPr>
        <w:t>只统计</w:t>
      </w:r>
      <w:r w:rsidR="00010147">
        <w:rPr>
          <w:rFonts w:hint="eastAsia"/>
          <w:color w:val="FF0000"/>
          <w:szCs w:val="21"/>
        </w:rPr>
        <w:t>“</w:t>
      </w:r>
      <w:r>
        <w:rPr>
          <w:rFonts w:hint="eastAsia"/>
          <w:color w:val="FF0000"/>
          <w:szCs w:val="21"/>
        </w:rPr>
        <w:t>短视</w:t>
      </w:r>
      <w:r w:rsidR="00010147">
        <w:rPr>
          <w:rFonts w:hint="eastAsia"/>
          <w:color w:val="FF0000"/>
          <w:szCs w:val="21"/>
        </w:rPr>
        <w:t>”</w:t>
      </w:r>
      <w:r>
        <w:rPr>
          <w:rFonts w:hint="eastAsia"/>
          <w:color w:val="FF0000"/>
          <w:szCs w:val="21"/>
        </w:rPr>
        <w:t>的图长什么样？</w:t>
      </w:r>
      <w:r w:rsidR="000812F7">
        <w:rPr>
          <w:rFonts w:hint="eastAsia"/>
          <w:color w:val="FF0000"/>
          <w:szCs w:val="21"/>
        </w:rPr>
        <w:t>会不会呈现效果更符合“近年连创新高”</w:t>
      </w:r>
    </w:p>
  </w:comment>
  <w:comment w:id="24" w:author="Microsoft Office User" w:date="2026-06-04T23:19:00Z" w:initials="MOU">
    <w:p w14:paraId="783F4B0C" w14:textId="725F5768" w:rsidR="00486B09" w:rsidRDefault="00486B09">
      <w:pPr>
        <w:pStyle w:val="a4"/>
      </w:pPr>
      <w:r>
        <w:rPr>
          <w:rStyle w:val="af9"/>
        </w:rPr>
        <w:annotationRef/>
      </w:r>
      <w:r>
        <w:rPr>
          <w:rFonts w:hint="eastAsia"/>
        </w:rPr>
        <w:t>既然都最初了，这半句的引用是不是应该放上英文世界比较早的权威研究</w:t>
      </w:r>
      <w:r w:rsidR="008002A0">
        <w:rPr>
          <w:rFonts w:hint="eastAsia"/>
        </w:rPr>
        <w:t>？</w:t>
      </w:r>
    </w:p>
  </w:comment>
  <w:comment w:id="25" w:author="Microsoft Office User" w:date="2026-06-04T23:20:00Z" w:initials="MOU">
    <w:p w14:paraId="5613034D" w14:textId="2F48E90E" w:rsidR="00097B56" w:rsidRDefault="00097B56">
      <w:pPr>
        <w:pStyle w:val="a4"/>
      </w:pPr>
      <w:r>
        <w:rPr>
          <w:rStyle w:val="af9"/>
        </w:rPr>
        <w:annotationRef/>
      </w:r>
      <w:r>
        <w:rPr>
          <w:rFonts w:hint="eastAsia"/>
        </w:rPr>
        <w:t>怎么还有行为科学</w:t>
      </w:r>
      <w:r w:rsidR="00004ED6">
        <w:rPr>
          <w:rFonts w:hint="eastAsia"/>
        </w:rPr>
        <w:t>和其他学科并列</w:t>
      </w:r>
      <w:r>
        <w:rPr>
          <w:rFonts w:hint="eastAsia"/>
        </w:rPr>
        <w:t>？我上一轮白提了？</w:t>
      </w:r>
    </w:p>
  </w:comment>
  <w:comment w:id="26" w:author="Microsoft Office User" w:date="2026-06-04T23:25:00Z" w:initials="MOU">
    <w:p w14:paraId="7D4D8B04" w14:textId="03B3CADC" w:rsidR="00862FCE" w:rsidRDefault="00862FCE">
      <w:pPr>
        <w:pStyle w:val="a4"/>
      </w:pPr>
      <w:r>
        <w:rPr>
          <w:rStyle w:val="af9"/>
        </w:rPr>
        <w:annotationRef/>
      </w:r>
      <w:r>
        <w:rPr>
          <w:rFonts w:hint="eastAsia"/>
        </w:rPr>
        <w:t>拿</w:t>
      </w:r>
      <w:r>
        <w:rPr>
          <w:rFonts w:hint="eastAsia"/>
        </w:rPr>
        <w:t>google ngram viewer</w:t>
      </w:r>
      <w:r>
        <w:rPr>
          <w:rFonts w:hint="eastAsia"/>
        </w:rPr>
        <w:t>搜了一下</w:t>
      </w:r>
      <w:r>
        <w:rPr>
          <w:rFonts w:hint="eastAsia"/>
        </w:rPr>
        <w:t>policy myopia</w:t>
      </w:r>
      <w:r>
        <w:rPr>
          <w:rFonts w:hint="eastAsia"/>
        </w:rPr>
        <w:t>，可以考虑把那个图从</w:t>
      </w:r>
      <w:r>
        <w:rPr>
          <w:rFonts w:hint="eastAsia"/>
        </w:rPr>
        <w:t>1940-2020</w:t>
      </w:r>
      <w:r>
        <w:rPr>
          <w:rFonts w:hint="eastAsia"/>
        </w:rPr>
        <w:t>年代放这里</w:t>
      </w:r>
    </w:p>
    <w:p w14:paraId="4B9E0792" w14:textId="1D3B0609" w:rsidR="00862FCE" w:rsidRDefault="00862FCE">
      <w:pPr>
        <w:pStyle w:val="a4"/>
      </w:pPr>
      <w:r w:rsidRPr="00862FCE">
        <w:t>https://books.google.com/ngrams/</w:t>
      </w:r>
    </w:p>
    <w:p w14:paraId="3C62D747" w14:textId="631CB0C8" w:rsidR="00862FCE" w:rsidRDefault="00862FCE">
      <w:pPr>
        <w:pStyle w:val="a4"/>
        <w:rPr>
          <w:rFonts w:hint="eastAsia"/>
        </w:rPr>
      </w:pPr>
    </w:p>
  </w:comment>
  <w:comment w:id="27" w:author="Microsoft Office User" w:date="2026-06-04T23:22:00Z" w:initials="MOU">
    <w:p w14:paraId="05EFE8A2" w14:textId="52E0BDB5" w:rsidR="007B7863" w:rsidRDefault="007B7863">
      <w:pPr>
        <w:pStyle w:val="a4"/>
        <w:rPr>
          <w:rFonts w:hint="eastAsia"/>
        </w:rPr>
      </w:pPr>
      <w:r>
        <w:rPr>
          <w:rStyle w:val="af9"/>
        </w:rPr>
        <w:annotationRef/>
      </w:r>
      <w:r>
        <w:rPr>
          <w:rFonts w:hint="eastAsia"/>
        </w:rPr>
        <w:t>确定只跟宏观有关？</w:t>
      </w:r>
    </w:p>
  </w:comment>
  <w:comment w:id="28" w:author="Microsoft Office User" w:date="2026-06-04T23:22:00Z" w:initials="MOU">
    <w:p w14:paraId="066A4897" w14:textId="7029ACBE" w:rsidR="007B7863" w:rsidRDefault="007B7863">
      <w:pPr>
        <w:pStyle w:val="a4"/>
      </w:pPr>
      <w:r>
        <w:rPr>
          <w:rStyle w:val="af9"/>
        </w:rPr>
        <w:annotationRef/>
      </w:r>
      <w:r>
        <w:rPr>
          <w:rFonts w:hint="eastAsia"/>
        </w:rPr>
        <w:t>和这个有什么关系</w:t>
      </w:r>
    </w:p>
  </w:comment>
  <w:comment w:id="29" w:author="Microsoft Office User" w:date="2026-06-04T23:24:00Z" w:initials="MOU">
    <w:p w14:paraId="48855A05" w14:textId="515978C0" w:rsidR="00986C36" w:rsidRDefault="00986C36">
      <w:pPr>
        <w:pStyle w:val="a4"/>
      </w:pPr>
      <w:r>
        <w:rPr>
          <w:rStyle w:val="af9"/>
        </w:rPr>
        <w:annotationRef/>
      </w:r>
      <w:r>
        <w:rPr>
          <w:rFonts w:hint="eastAsia"/>
        </w:rPr>
        <w:t>看这句话以为这篇是个里程碑研究，结果只被引了</w:t>
      </w:r>
      <w:r>
        <w:rPr>
          <w:rFonts w:hint="eastAsia"/>
        </w:rPr>
        <w:t>2</w:t>
      </w:r>
      <w:r>
        <w:rPr>
          <w:rFonts w:hint="eastAsia"/>
        </w:rPr>
        <w:t>次？</w:t>
      </w:r>
      <w:r w:rsidR="00982DBB">
        <w:rPr>
          <w:rFonts w:hint="eastAsia"/>
        </w:rPr>
        <w:t>所以这部分的话都是凭感觉写的？</w:t>
      </w:r>
    </w:p>
    <w:p w14:paraId="05002319" w14:textId="6058EE38" w:rsidR="00D7606F" w:rsidRDefault="009A597C">
      <w:pPr>
        <w:pStyle w:val="a4"/>
        <w:rPr>
          <w:rFonts w:hint="eastAsia"/>
        </w:rPr>
      </w:pPr>
      <w:r>
        <w:rPr>
          <w:rFonts w:hint="eastAsia"/>
        </w:rPr>
        <w:t>我之前没有细看是默认你做的扎实，现在我只要细读就发现问题，以后发表出来更麻烦。</w:t>
      </w:r>
    </w:p>
  </w:comment>
  <w:comment w:id="30" w:author="Microsoft Office User" w:date="2026-06-04T23:50:00Z" w:initials="MOU">
    <w:p w14:paraId="17AC5130" w14:textId="373A0D6C" w:rsidR="007D41E9" w:rsidRDefault="007D41E9">
      <w:pPr>
        <w:pStyle w:val="a4"/>
        <w:rPr>
          <w:rFonts w:hint="eastAsia"/>
        </w:rPr>
      </w:pPr>
      <w:r>
        <w:rPr>
          <w:rStyle w:val="af9"/>
        </w:rPr>
        <w:annotationRef/>
      </w:r>
      <w:r>
        <w:rPr>
          <w:rFonts w:hint="eastAsia"/>
        </w:rPr>
        <w:t>到底要不要首字母大写？全文统一</w:t>
      </w:r>
    </w:p>
  </w:comment>
  <w:comment w:id="32" w:author="Microsoft Office User" w:date="2026-06-04T23:33:00Z" w:initials="MOU">
    <w:p w14:paraId="0592A740" w14:textId="47AADFF5" w:rsidR="00037EDB" w:rsidRDefault="00037EDB">
      <w:pPr>
        <w:pStyle w:val="a4"/>
      </w:pPr>
      <w:r>
        <w:rPr>
          <w:rStyle w:val="af9"/>
        </w:rPr>
        <w:annotationRef/>
      </w:r>
      <w:r>
        <w:rPr>
          <w:rFonts w:hint="eastAsia"/>
        </w:rPr>
        <w:t>说的是短期主义政策还是短期政策？</w:t>
      </w:r>
    </w:p>
    <w:p w14:paraId="50D32152" w14:textId="77777777" w:rsidR="00037EDB" w:rsidRDefault="00037EDB">
      <w:pPr>
        <w:pStyle w:val="a4"/>
      </w:pPr>
      <w:r>
        <w:rPr>
          <w:rFonts w:hint="eastAsia"/>
        </w:rPr>
        <w:t>当说短期主义的时候就已经带有贬义，直接把短期主义政策说成是政策短视的后果不就行了。</w:t>
      </w:r>
    </w:p>
    <w:p w14:paraId="46B7666D" w14:textId="77777777" w:rsidR="00037EDB" w:rsidRDefault="00037EDB">
      <w:pPr>
        <w:pStyle w:val="a4"/>
      </w:pPr>
    </w:p>
    <w:p w14:paraId="6CBB12E4" w14:textId="7774FFB5" w:rsidR="00037EDB" w:rsidRPr="00037EDB" w:rsidRDefault="00037EDB">
      <w:pPr>
        <w:pStyle w:val="a4"/>
        <w:rPr>
          <w:rFonts w:hint="eastAsia"/>
        </w:rPr>
      </w:pPr>
      <w:r>
        <w:rPr>
          <w:rFonts w:hint="eastAsia"/>
        </w:rPr>
        <w:t>真正接近的概念是</w:t>
      </w:r>
      <w:r>
        <w:rPr>
          <w:rFonts w:hint="eastAsia"/>
        </w:rPr>
        <w:t>policy short-termism</w:t>
      </w:r>
      <w:r w:rsidR="00870C20">
        <w:rPr>
          <w:rFonts w:hint="eastAsia"/>
        </w:rPr>
        <w:t>即政策短期主义或者短期主义政策倾向</w:t>
      </w:r>
      <w:r>
        <w:rPr>
          <w:rFonts w:hint="eastAsia"/>
        </w:rPr>
        <w:t>，我的</w:t>
      </w:r>
      <w:r>
        <w:rPr>
          <w:rFonts w:hint="eastAsia"/>
        </w:rPr>
        <w:t>PPMR</w:t>
      </w:r>
      <w:r>
        <w:rPr>
          <w:rFonts w:hint="eastAsia"/>
        </w:rPr>
        <w:t>文章用的就是这个表达，结果你没讨论。</w:t>
      </w:r>
    </w:p>
  </w:comment>
  <w:comment w:id="33" w:author="狄桉" w:date="2026-06-04T16:10:00Z" w:initials="">
    <w:p w14:paraId="322B6864" w14:textId="77777777" w:rsidR="00924BDF" w:rsidRDefault="00E90B0C">
      <w:pPr>
        <w:pStyle w:val="a4"/>
      </w:pPr>
      <w:r>
        <w:rPr>
          <w:rStyle w:val="af9"/>
        </w:rPr>
        <w:annotationRef/>
      </w:r>
      <w:r w:rsidR="00000000">
        <w:rPr>
          <w:rFonts w:hint="eastAsia"/>
        </w:rPr>
        <w:t>这里补充说明了短期主义政策与政策短视的关系</w:t>
      </w:r>
    </w:p>
  </w:comment>
  <w:comment w:id="31" w:author="Microsoft Office User" w:date="2026-06-04T23:49:00Z" w:initials="MOU">
    <w:p w14:paraId="169E6EE9" w14:textId="59625E56" w:rsidR="007D41E9" w:rsidRDefault="007D41E9">
      <w:pPr>
        <w:pStyle w:val="a4"/>
      </w:pPr>
      <w:r>
        <w:rPr>
          <w:rStyle w:val="af9"/>
        </w:rPr>
        <w:annotationRef/>
      </w:r>
      <w:r>
        <w:rPr>
          <w:rFonts w:hint="eastAsia"/>
        </w:rPr>
        <w:t>先讲国际上类似的概念，再开一段讲中文世界类似的概念。别混</w:t>
      </w:r>
    </w:p>
  </w:comment>
  <w:comment w:id="34" w:author="Microsoft Office User" w:date="2026-06-04T23:50:00Z" w:initials="MOU">
    <w:p w14:paraId="433EDD18" w14:textId="5DB4C3F3" w:rsidR="007D41E9" w:rsidRDefault="007D41E9">
      <w:pPr>
        <w:pStyle w:val="a4"/>
      </w:pPr>
      <w:r>
        <w:rPr>
          <w:rStyle w:val="af9"/>
        </w:rPr>
        <w:annotationRef/>
      </w:r>
    </w:p>
  </w:comment>
  <w:comment w:id="38" w:author="Microsoft Office User" w:date="2026-06-04T23:49:00Z" w:initials="MOU">
    <w:p w14:paraId="5060C858" w14:textId="36D62860" w:rsidR="007D41E9" w:rsidRDefault="007D41E9">
      <w:pPr>
        <w:pStyle w:val="a4"/>
      </w:pPr>
      <w:r>
        <w:rPr>
          <w:rStyle w:val="af9"/>
        </w:rPr>
        <w:annotationRef/>
      </w:r>
      <w:r>
        <w:rPr>
          <w:rFonts w:hint="eastAsia"/>
        </w:rPr>
        <w:t>表呈现的不清楚，删了。</w:t>
      </w:r>
    </w:p>
  </w:comment>
  <w:comment w:id="145" w:author="狄桉" w:date="2026-06-04T16:11:00Z" w:initials="">
    <w:p w14:paraId="57240E76" w14:textId="77777777" w:rsidR="00924BDF" w:rsidRDefault="00E90B0C">
      <w:pPr>
        <w:pStyle w:val="a4"/>
      </w:pPr>
      <w:r>
        <w:rPr>
          <w:rStyle w:val="af9"/>
        </w:rPr>
        <w:annotationRef/>
      </w:r>
      <w:r w:rsidR="00000000">
        <w:rPr>
          <w:rFonts w:hint="eastAsia"/>
        </w:rPr>
        <w:t>表格调整</w:t>
      </w:r>
    </w:p>
  </w:comment>
  <w:comment w:id="147" w:author="Microsoft Office User" w:date="2026-06-04T23:31:00Z" w:initials="MOU">
    <w:p w14:paraId="175B996A" w14:textId="77777777" w:rsidR="005C365D" w:rsidRDefault="005C365D">
      <w:pPr>
        <w:pStyle w:val="a4"/>
      </w:pPr>
      <w:r>
        <w:rPr>
          <w:rStyle w:val="af9"/>
        </w:rPr>
        <w:annotationRef/>
      </w:r>
      <w:r w:rsidRPr="005C365D">
        <w:t>Mani, Anandi, Sendhil Mullainathan, Eldar Shafir, and Jiaying Zhao. "Poverty impedes cognitive function." science 341, no. 6149 (2013): 976-980.</w:t>
      </w:r>
    </w:p>
    <w:p w14:paraId="526A4202" w14:textId="77777777" w:rsidR="005C365D" w:rsidRDefault="005C365D">
      <w:pPr>
        <w:pStyle w:val="a4"/>
      </w:pPr>
    </w:p>
    <w:p w14:paraId="0C925CEB" w14:textId="77777777" w:rsidR="005C365D" w:rsidRDefault="005C365D">
      <w:pPr>
        <w:pStyle w:val="a4"/>
      </w:pPr>
      <w:r w:rsidRPr="005C365D">
        <w:t>Mullainathan, Sendhil, and Eldar Shafir. Scarcity: Why having too little means so much. Macmillan, 2013.</w:t>
      </w:r>
    </w:p>
    <w:p w14:paraId="21F39A89" w14:textId="77777777" w:rsidR="005C365D" w:rsidRDefault="005C365D">
      <w:pPr>
        <w:pStyle w:val="a4"/>
      </w:pPr>
    </w:p>
    <w:p w14:paraId="5A5206B5" w14:textId="5F27635C" w:rsidR="005C365D" w:rsidRDefault="005C365D">
      <w:pPr>
        <w:pStyle w:val="a4"/>
        <w:rPr>
          <w:rFonts w:hint="eastAsia"/>
        </w:rPr>
      </w:pPr>
      <w:r>
        <w:rPr>
          <w:rFonts w:hint="eastAsia"/>
        </w:rPr>
        <w:t>贫穷让人短视</w:t>
      </w:r>
    </w:p>
  </w:comment>
  <w:comment w:id="148" w:author="狄桉" w:date="2026-06-04T16:12:00Z" w:initials="">
    <w:p w14:paraId="412F0519" w14:textId="77777777" w:rsidR="00924BDF" w:rsidRDefault="00E90B0C">
      <w:pPr>
        <w:pStyle w:val="a4"/>
      </w:pPr>
      <w:r>
        <w:rPr>
          <w:rStyle w:val="af9"/>
        </w:rPr>
        <w:annotationRef/>
      </w:r>
      <w:r w:rsidR="00000000">
        <w:rPr>
          <w:rFonts w:hint="eastAsia"/>
        </w:rPr>
        <w:t>删掉了不准确的表述，简单表达</w:t>
      </w:r>
    </w:p>
  </w:comment>
  <w:comment w:id="154" w:author="狄桉" w:date="2026-06-04T16:13:00Z" w:initials="">
    <w:p w14:paraId="517F6140" w14:textId="77777777" w:rsidR="00924BDF" w:rsidRDefault="00E90B0C">
      <w:pPr>
        <w:pStyle w:val="a4"/>
      </w:pPr>
      <w:r>
        <w:rPr>
          <w:rStyle w:val="af9"/>
        </w:rPr>
        <w:annotationRef/>
      </w:r>
      <w:r w:rsidR="00000000">
        <w:rPr>
          <w:rFonts w:hint="eastAsia"/>
        </w:rPr>
        <w:t>将原有（四）反馈强化与短期化锁定的内容</w:t>
      </w:r>
      <w:r w:rsidR="00000000">
        <w:rPr>
          <w:rFonts w:hint="eastAsia"/>
        </w:rPr>
        <w:t xml:space="preserve"> </w:t>
      </w:r>
      <w:r w:rsidR="00000000">
        <w:rPr>
          <w:rFonts w:hint="eastAsia"/>
        </w:rPr>
        <w:t>融合在在部分的总结讨论当中，有助于呈现现有研究对于政策短视影响的思考，也不会与其他三个二级标题逻辑脱节</w:t>
      </w:r>
    </w:p>
  </w:comment>
  <w:comment w:id="159" w:author="狄桉" w:date="2026-06-04T16:15:00Z" w:initials="">
    <w:p w14:paraId="2C26671D" w14:textId="77777777" w:rsidR="00924BDF" w:rsidRDefault="00E90B0C">
      <w:pPr>
        <w:pStyle w:val="a4"/>
      </w:pPr>
      <w:r>
        <w:rPr>
          <w:rStyle w:val="af9"/>
        </w:rPr>
        <w:annotationRef/>
      </w:r>
      <w:r w:rsidR="00000000">
        <w:rPr>
          <w:rFonts w:hint="eastAsia"/>
        </w:rPr>
        <w:t>根据“基于证据的政策短视治理”的新标题，修改了几个二级标题，强化与前文内容的逻辑关联，表意更简洁</w:t>
      </w:r>
    </w:p>
  </w:comment>
  <w:comment w:id="158" w:author="Microsoft Office User" w:date="2026-06-04T23:44:00Z" w:initials="MOU">
    <w:p w14:paraId="182B4BC0" w14:textId="77777777" w:rsidR="000C6DA5" w:rsidRDefault="000C6DA5">
      <w:pPr>
        <w:pStyle w:val="a4"/>
      </w:pPr>
      <w:r>
        <w:rPr>
          <w:rStyle w:val="af9"/>
        </w:rPr>
        <w:annotationRef/>
      </w:r>
      <w:r>
        <w:rPr>
          <w:rFonts w:hint="eastAsia"/>
        </w:rPr>
        <w:t>你下面说的都是延长考核周期，不是延长链条。</w:t>
      </w:r>
    </w:p>
    <w:p w14:paraId="2E929791" w14:textId="10DA228B" w:rsidR="000C6DA5" w:rsidRDefault="000C6DA5">
      <w:pPr>
        <w:pStyle w:val="a4"/>
        <w:rPr>
          <w:rFonts w:hint="eastAsia"/>
        </w:rPr>
      </w:pPr>
      <w:r>
        <w:rPr>
          <w:rFonts w:hint="eastAsia"/>
        </w:rPr>
        <w:t>不要那么说，也可以改成</w:t>
      </w:r>
      <w:r>
        <w:rPr>
          <w:rFonts w:hint="eastAsia"/>
        </w:rPr>
        <w:t xml:space="preserve"> </w:t>
      </w:r>
      <w:r>
        <w:rPr>
          <w:rFonts w:hint="eastAsia"/>
        </w:rPr>
        <w:t>淡化短期考核</w:t>
      </w:r>
    </w:p>
  </w:comment>
  <w:comment w:id="160" w:author="Microsoft Office User" w:date="2026-06-04T23:45:00Z" w:initials="MOU">
    <w:p w14:paraId="1C0FD381" w14:textId="1D50CB72" w:rsidR="0033553F" w:rsidRDefault="0033553F">
      <w:pPr>
        <w:pStyle w:val="a4"/>
      </w:pPr>
      <w:r>
        <w:rPr>
          <w:rStyle w:val="af9"/>
        </w:rPr>
        <w:annotationRef/>
      </w:r>
      <w:r>
        <w:rPr>
          <w:rFonts w:hint="eastAsia"/>
        </w:rPr>
        <w:t>和上一条的区别？</w:t>
      </w:r>
    </w:p>
  </w:comment>
  <w:comment w:id="161" w:author="Microsoft Office User" w:date="2026-06-04T23:46:00Z" w:initials="MOU">
    <w:p w14:paraId="1FDCCF37" w14:textId="080F74B8" w:rsidR="0033553F" w:rsidRDefault="0033553F">
      <w:pPr>
        <w:pStyle w:val="a4"/>
      </w:pPr>
      <w:r>
        <w:rPr>
          <w:rStyle w:val="af9"/>
        </w:rPr>
        <w:annotationRef/>
      </w:r>
      <w:r>
        <w:rPr>
          <w:rFonts w:hint="eastAsia"/>
        </w:rPr>
        <w:t>和前面顺序对应的话，这是不是应该第一条？</w:t>
      </w:r>
    </w:p>
  </w:comment>
  <w:comment w:id="162" w:author="狄桉" w:date="2026-06-04T16:16:00Z" w:initials="">
    <w:p w14:paraId="39316090" w14:textId="77777777" w:rsidR="00924BDF" w:rsidRDefault="00E90B0C">
      <w:pPr>
        <w:pStyle w:val="a4"/>
      </w:pPr>
      <w:r>
        <w:rPr>
          <w:rStyle w:val="af9"/>
        </w:rPr>
        <w:annotationRef/>
      </w:r>
      <w:r w:rsidR="00000000">
        <w:rPr>
          <w:rFonts w:hint="eastAsia"/>
        </w:rPr>
        <w:t>总起段明确了这部分内容的逻辑，在每一点内展开论述的时候适当加入参考文献</w:t>
      </w:r>
    </w:p>
  </w:comment>
  <w:comment w:id="163" w:author="Microsoft Office User" w:date="2026-06-04T23:38:00Z" w:initials="MOU">
    <w:p w14:paraId="5086E37E" w14:textId="3EE6D286" w:rsidR="00037EDB" w:rsidRDefault="00037EDB">
      <w:pPr>
        <w:pStyle w:val="a4"/>
        <w:rPr>
          <w:rFonts w:hint="eastAsia"/>
        </w:rPr>
      </w:pPr>
      <w:r>
        <w:rPr>
          <w:rStyle w:val="af9"/>
        </w:rPr>
        <w:annotationRef/>
      </w:r>
      <w:r>
        <w:rPr>
          <w:rFonts w:hint="eastAsia"/>
        </w:rPr>
        <w:t>到底是时间视野的研究还是政策短视的研究</w:t>
      </w:r>
      <w:r w:rsidR="00C10017">
        <w:rPr>
          <w:rFonts w:hint="eastAsia"/>
        </w:rPr>
        <w:t>？</w:t>
      </w:r>
      <w:r w:rsidR="00F46848">
        <w:rPr>
          <w:rFonts w:hint="eastAsia"/>
        </w:rPr>
        <w:t>我觉得段首句还是得和标题一对待，具体内容可以再说政策视野这个中性词。</w:t>
      </w:r>
      <w:r w:rsidR="00E81534">
        <w:rPr>
          <w:rFonts w:hint="eastAsia"/>
        </w:rPr>
        <w:t>但也别用得太显眼，你都没定义过这个概念。</w:t>
      </w:r>
    </w:p>
  </w:comment>
  <w:comment w:id="165" w:author="狄桉" w:date="2026-06-04T16:17:00Z" w:initials="">
    <w:p w14:paraId="7F970C5E" w14:textId="77777777" w:rsidR="00924BDF" w:rsidRDefault="00E90B0C">
      <w:pPr>
        <w:pStyle w:val="a4"/>
      </w:pPr>
      <w:r>
        <w:rPr>
          <w:rStyle w:val="af9"/>
        </w:rPr>
        <w:annotationRef/>
      </w:r>
      <w:r w:rsidR="00000000">
        <w:rPr>
          <w:rFonts w:hint="eastAsia"/>
        </w:rPr>
        <w:t>结论延续第六部分结尾的内容，稍作总结探讨，没有重复论述本文的内容</w:t>
      </w:r>
      <w:r w:rsidR="00000000">
        <w:rPr>
          <w:rFonts w:hint="eastAsia"/>
        </w:rPr>
        <w:t xml:space="preserve">    </w:t>
      </w:r>
      <w:r w:rsidR="00000000">
        <w:rPr>
          <w:rFonts w:hint="eastAsia"/>
        </w:rPr>
        <w:t>也在纠结是否需要删掉这里</w:t>
      </w:r>
      <w:r w:rsidR="00000000">
        <w:rPr>
          <w:rFonts w:hint="eastAsia"/>
        </w:rPr>
        <w:t xml:space="preserve">  </w:t>
      </w:r>
      <w:r w:rsidR="00000000">
        <w:rPr>
          <w:rFonts w:hint="eastAsia"/>
        </w:rPr>
        <w:t>暂时保留了这个简短版本</w:t>
      </w:r>
    </w:p>
  </w:comment>
  <w:comment w:id="164" w:author="Microsoft Office User" w:date="2026-06-04T23:37:00Z" w:initials="MOU">
    <w:p w14:paraId="282E19E4" w14:textId="1B2EE4BB" w:rsidR="00037EDB" w:rsidRDefault="00037EDB">
      <w:pPr>
        <w:pStyle w:val="a4"/>
        <w:rPr>
          <w:rFonts w:hint="eastAsia"/>
        </w:rPr>
      </w:pPr>
      <w:r>
        <w:rPr>
          <w:rStyle w:val="af9"/>
        </w:rPr>
        <w:annotationRef/>
      </w:r>
      <w:r>
        <w:rPr>
          <w:rFonts w:hint="eastAsia"/>
        </w:rPr>
        <w:t>当然要结论部分，拿不定怎么写、和前面有什么区别，可以参考别人怎么写。</w:t>
      </w:r>
    </w:p>
  </w:comment>
  <w:comment w:id="166" w:author="狄桉" w:date="2026-06-04T16:18:00Z" w:initials="">
    <w:p w14:paraId="30A413DE" w14:textId="77777777" w:rsidR="00924BDF" w:rsidRDefault="00E90B0C">
      <w:pPr>
        <w:pStyle w:val="a4"/>
      </w:pPr>
      <w:r>
        <w:rPr>
          <w:rStyle w:val="af9"/>
        </w:rPr>
        <w:annotationRef/>
      </w:r>
      <w:r w:rsidR="00000000">
        <w:rPr>
          <w:rFonts w:hint="eastAsia"/>
        </w:rPr>
        <w:t>按照期刊要求重新排版校对了文末参考文献格式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94702C" w15:done="0"/>
  <w15:commentEx w15:paraId="67CEAF77" w15:done="0"/>
  <w15:commentEx w15:paraId="55073BCF" w15:done="0"/>
  <w15:commentEx w15:paraId="2D306DEB" w15:done="0"/>
  <w15:commentEx w15:paraId="69E19E57" w15:done="0"/>
  <w15:commentEx w15:paraId="43773C08" w15:done="0"/>
  <w15:commentEx w15:paraId="125A1CF5" w15:done="0"/>
  <w15:commentEx w15:paraId="783F4B0C" w15:done="0"/>
  <w15:commentEx w15:paraId="5613034D" w15:done="0"/>
  <w15:commentEx w15:paraId="3C62D747" w15:done="0"/>
  <w15:commentEx w15:paraId="05EFE8A2" w15:done="0"/>
  <w15:commentEx w15:paraId="066A4897" w15:done="0"/>
  <w15:commentEx w15:paraId="05002319" w15:done="0"/>
  <w15:commentEx w15:paraId="17AC5130" w15:done="0"/>
  <w15:commentEx w15:paraId="6CBB12E4" w15:done="0"/>
  <w15:commentEx w15:paraId="322B6864" w15:done="0"/>
  <w15:commentEx w15:paraId="169E6EE9" w15:done="0"/>
  <w15:commentEx w15:paraId="433EDD18" w15:done="0"/>
  <w15:commentEx w15:paraId="5060C858" w15:done="0"/>
  <w15:commentEx w15:paraId="57240E76" w15:done="0"/>
  <w15:commentEx w15:paraId="5A5206B5" w15:done="0"/>
  <w15:commentEx w15:paraId="412F0519" w15:done="0"/>
  <w15:commentEx w15:paraId="517F6140" w15:done="0"/>
  <w15:commentEx w15:paraId="2C26671D" w15:done="0"/>
  <w15:commentEx w15:paraId="2E929791" w15:done="0"/>
  <w15:commentEx w15:paraId="1C0FD381" w15:done="0"/>
  <w15:commentEx w15:paraId="1FDCCF37" w15:done="0"/>
  <w15:commentEx w15:paraId="39316090" w15:done="0"/>
  <w15:commentEx w15:paraId="5086E37E" w15:done="0"/>
  <w15:commentEx w15:paraId="7F970C5E" w15:done="0"/>
  <w15:commentEx w15:paraId="282E19E4" w15:done="0"/>
  <w15:commentEx w15:paraId="30A41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36B0E0" w16cex:dateUtc="2026-06-04T15:10:00Z"/>
  <w16cex:commentExtensible w16cex:durableId="6F1A6D10" w16cex:dateUtc="2026-06-04T15:11:00Z"/>
  <w16cex:commentExtensible w16cex:durableId="6384EDFE" w16cex:dateUtc="2026-06-04T15:13:00Z"/>
  <w16cex:commentExtensible w16cex:durableId="700A69DA" w16cex:dateUtc="2026-06-04T15:07:00Z"/>
  <w16cex:commentExtensible w16cex:durableId="7D10FCB7" w16cex:dateUtc="2026-06-04T15:15:00Z"/>
  <w16cex:commentExtensible w16cex:durableId="481C58ED" w16cex:dateUtc="2026-06-04T15:19:00Z"/>
  <w16cex:commentExtensible w16cex:durableId="6E1769A7" w16cex:dateUtc="2026-06-04T15:20:00Z"/>
  <w16cex:commentExtensible w16cex:durableId="54A73A0C" w16cex:dateUtc="2026-06-04T15:25:00Z"/>
  <w16cex:commentExtensible w16cex:durableId="42D79C41" w16cex:dateUtc="2026-06-04T15:22:00Z"/>
  <w16cex:commentExtensible w16cex:durableId="088D27AC" w16cex:dateUtc="2026-06-04T15:22:00Z"/>
  <w16cex:commentExtensible w16cex:durableId="6387561E" w16cex:dateUtc="2026-06-04T15:24:00Z"/>
  <w16cex:commentExtensible w16cex:durableId="5E9CA1D5" w16cex:dateUtc="2026-06-04T15:50:00Z"/>
  <w16cex:commentExtensible w16cex:durableId="383CDBDA" w16cex:dateUtc="2026-06-04T15:33:00Z"/>
  <w16cex:commentExtensible w16cex:durableId="4D38A57D" w16cex:dateUtc="2026-06-04T15:49:00Z"/>
  <w16cex:commentExtensible w16cex:durableId="39814D7F" w16cex:dateUtc="2026-06-04T15:50:00Z"/>
  <w16cex:commentExtensible w16cex:durableId="4D0C97C0" w16cex:dateUtc="2026-06-04T15:49:00Z"/>
  <w16cex:commentExtensible w16cex:durableId="4FC8F7FE" w16cex:dateUtc="2026-06-04T15:31:00Z"/>
  <w16cex:commentExtensible w16cex:durableId="0B4F9410" w16cex:dateUtc="2026-06-04T15:44:00Z"/>
  <w16cex:commentExtensible w16cex:durableId="74564C42" w16cex:dateUtc="2026-06-04T15:45:00Z"/>
  <w16cex:commentExtensible w16cex:durableId="5C9310A8" w16cex:dateUtc="2026-06-04T15:46:00Z"/>
  <w16cex:commentExtensible w16cex:durableId="1572A0D7" w16cex:dateUtc="2026-06-04T15:38:00Z"/>
  <w16cex:commentExtensible w16cex:durableId="1E50CF6F" w16cex:dateUtc="2026-06-04T1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94702C" w16cid:durableId="2236B0E0"/>
  <w16cid:commentId w16cid:paraId="67CEAF77" w16cid:durableId="6F1A6D10"/>
  <w16cid:commentId w16cid:paraId="55073BCF" w16cid:durableId="55073BCF"/>
  <w16cid:commentId w16cid:paraId="2D306DEB" w16cid:durableId="6384EDFE"/>
  <w16cid:commentId w16cid:paraId="69E19E57" w16cid:durableId="700A69DA"/>
  <w16cid:commentId w16cid:paraId="43773C08" w16cid:durableId="43773C08"/>
  <w16cid:commentId w16cid:paraId="125A1CF5" w16cid:durableId="7D10FCB7"/>
  <w16cid:commentId w16cid:paraId="783F4B0C" w16cid:durableId="481C58ED"/>
  <w16cid:commentId w16cid:paraId="5613034D" w16cid:durableId="6E1769A7"/>
  <w16cid:commentId w16cid:paraId="3C62D747" w16cid:durableId="54A73A0C"/>
  <w16cid:commentId w16cid:paraId="05EFE8A2" w16cid:durableId="42D79C41"/>
  <w16cid:commentId w16cid:paraId="066A4897" w16cid:durableId="088D27AC"/>
  <w16cid:commentId w16cid:paraId="05002319" w16cid:durableId="6387561E"/>
  <w16cid:commentId w16cid:paraId="17AC5130" w16cid:durableId="5E9CA1D5"/>
  <w16cid:commentId w16cid:paraId="6CBB12E4" w16cid:durableId="383CDBDA"/>
  <w16cid:commentId w16cid:paraId="322B6864" w16cid:durableId="322B6864"/>
  <w16cid:commentId w16cid:paraId="169E6EE9" w16cid:durableId="4D38A57D"/>
  <w16cid:commentId w16cid:paraId="433EDD18" w16cid:durableId="39814D7F"/>
  <w16cid:commentId w16cid:paraId="5060C858" w16cid:durableId="4D0C97C0"/>
  <w16cid:commentId w16cid:paraId="57240E76" w16cid:durableId="57240E76"/>
  <w16cid:commentId w16cid:paraId="5A5206B5" w16cid:durableId="4FC8F7FE"/>
  <w16cid:commentId w16cid:paraId="412F0519" w16cid:durableId="412F0519"/>
  <w16cid:commentId w16cid:paraId="517F6140" w16cid:durableId="517F6140"/>
  <w16cid:commentId w16cid:paraId="2C26671D" w16cid:durableId="2C26671D"/>
  <w16cid:commentId w16cid:paraId="2E929791" w16cid:durableId="0B4F9410"/>
  <w16cid:commentId w16cid:paraId="1C0FD381" w16cid:durableId="74564C42"/>
  <w16cid:commentId w16cid:paraId="1FDCCF37" w16cid:durableId="5C9310A8"/>
  <w16cid:commentId w16cid:paraId="39316090" w16cid:durableId="39316090"/>
  <w16cid:commentId w16cid:paraId="5086E37E" w16cid:durableId="1572A0D7"/>
  <w16cid:commentId w16cid:paraId="7F970C5E" w16cid:durableId="7F970C5E"/>
  <w16cid:commentId w16cid:paraId="282E19E4" w16cid:durableId="1E50CF6F"/>
  <w16cid:commentId w16cid:paraId="30A413DE" w16cid:durableId="30A413D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CE66E" w14:textId="77777777" w:rsidR="00EE2F20" w:rsidRDefault="00EE2F20">
      <w:pPr>
        <w:spacing w:line="240" w:lineRule="auto"/>
      </w:pPr>
      <w:r>
        <w:separator/>
      </w:r>
    </w:p>
  </w:endnote>
  <w:endnote w:type="continuationSeparator" w:id="0">
    <w:p w14:paraId="17B7CF43" w14:textId="77777777" w:rsidR="00EE2F20" w:rsidRDefault="00EE2F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EE69" w14:textId="77777777" w:rsidR="00EE2F20" w:rsidRDefault="00EE2F20">
      <w:r>
        <w:separator/>
      </w:r>
    </w:p>
  </w:footnote>
  <w:footnote w:type="continuationSeparator" w:id="0">
    <w:p w14:paraId="448D2746" w14:textId="77777777" w:rsidR="00EE2F20" w:rsidRDefault="00EE2F20">
      <w:r>
        <w:continuationSeparator/>
      </w:r>
    </w:p>
  </w:footnote>
  <w:footnote w:id="1">
    <w:p w14:paraId="4CBD6DCC" w14:textId="77777777" w:rsidR="00924BDF" w:rsidRDefault="00000000">
      <w:pPr>
        <w:pStyle w:val="ae"/>
      </w:pPr>
      <w:r>
        <w:rPr>
          <w:rStyle w:val="afa"/>
        </w:rPr>
        <w:footnoteRef/>
      </w:r>
      <w:r>
        <w:t xml:space="preserve"> </w:t>
      </w:r>
      <w:r>
        <w:rPr>
          <w:rFonts w:hint="eastAsia"/>
        </w:rPr>
        <w:t>张狄桉，中国人民大学公共管理学院博士研究生。张友浪（通讯作者），中国人民大学公共管理学院教授、博士研究生导师。</w:t>
      </w:r>
    </w:p>
  </w:footnote>
  <w:footnote w:id="2">
    <w:p w14:paraId="1A2A1A02" w14:textId="77777777" w:rsidR="00924BDF" w:rsidRDefault="00000000">
      <w:pPr>
        <w:pStyle w:val="a4"/>
        <w:rPr>
          <w:sz w:val="18"/>
          <w:szCs w:val="18"/>
        </w:rPr>
      </w:pPr>
      <w:r>
        <w:rPr>
          <w:rStyle w:val="afa"/>
          <w:sz w:val="18"/>
          <w:szCs w:val="18"/>
        </w:rPr>
        <w:footnoteRef/>
      </w:r>
      <w:r>
        <w:rPr>
          <w:sz w:val="18"/>
          <w:szCs w:val="18"/>
        </w:rPr>
        <w:t xml:space="preserve"> </w:t>
      </w:r>
      <w:hyperlink r:id="rId1" w:history="1">
        <w:r>
          <w:rPr>
            <w:rStyle w:val="af8"/>
            <w:rFonts w:ascii="宋体" w:hAnsi="宋体" w:cs="宋体"/>
            <w:sz w:val="18"/>
            <w:szCs w:val="18"/>
          </w:rPr>
          <w:t>奋力谱写新时代现代化建设新篇章——习近平总书记参加山东代表团</w:t>
        </w:r>
        <w:r>
          <w:rPr>
            <w:rStyle w:val="af8"/>
            <w:rFonts w:ascii="宋体" w:hAnsi="宋体" w:cs="宋体"/>
            <w:sz w:val="18"/>
            <w:szCs w:val="18"/>
          </w:rPr>
          <w:t>审</w:t>
        </w:r>
        <w:r>
          <w:rPr>
            <w:rStyle w:val="af8"/>
            <w:rFonts w:ascii="宋体" w:hAnsi="宋体" w:cs="宋体"/>
            <w:sz w:val="18"/>
            <w:szCs w:val="18"/>
          </w:rPr>
          <w:t>议时的</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D48F89"/>
    <w:multiLevelType w:val="singleLevel"/>
    <w:tmpl w:val="E0D48F89"/>
    <w:lvl w:ilvl="0">
      <w:start w:val="3"/>
      <w:numFmt w:val="chineseCounting"/>
      <w:suff w:val="nothing"/>
      <w:lvlText w:val="（%1）"/>
      <w:lvlJc w:val="left"/>
      <w:rPr>
        <w:rFonts w:hint="eastAsia"/>
      </w:rPr>
    </w:lvl>
  </w:abstractNum>
  <w:abstractNum w:abstractNumId="1" w15:restartNumberingAfterBreak="0">
    <w:nsid w:val="2A048D56"/>
    <w:multiLevelType w:val="singleLevel"/>
    <w:tmpl w:val="2A048D56"/>
    <w:lvl w:ilvl="0">
      <w:start w:val="4"/>
      <w:numFmt w:val="chineseCounting"/>
      <w:suff w:val="nothing"/>
      <w:lvlText w:val="%1、"/>
      <w:lvlJc w:val="left"/>
      <w:rPr>
        <w:rFonts w:hint="eastAsia"/>
      </w:rPr>
    </w:lvl>
  </w:abstractNum>
  <w:num w:numId="1" w16cid:durableId="785003918">
    <w:abstractNumId w:val="1"/>
  </w:num>
  <w:num w:numId="2" w16cid:durableId="855846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Windows Live" w15:userId="c5952f7d32b71e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420"/>
  <w:noPunctuationKerning/>
  <w:characterSpacingControl w:val="doNotCompress"/>
  <w:footnotePr>
    <w:numFmt w:val="decimalEnclosedCircleChinese"/>
    <w:numRestart w:val="eachPage"/>
    <w:footnote w:id="-1"/>
    <w:footnote w:id="0"/>
  </w:footnotePr>
  <w:endnotePr>
    <w:numFmt w:val="decimal"/>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jYzUzMWQ4OWI0YzBkYjYzMDRhZTY5ZjZkYmFmYTgifQ=="/>
  </w:docVars>
  <w:rsids>
    <w:rsidRoot w:val="00354E28"/>
    <w:rsid w:val="00000964"/>
    <w:rsid w:val="00000D5D"/>
    <w:rsid w:val="00000EC6"/>
    <w:rsid w:val="0000232D"/>
    <w:rsid w:val="00002D80"/>
    <w:rsid w:val="0000331F"/>
    <w:rsid w:val="00004827"/>
    <w:rsid w:val="00004CD0"/>
    <w:rsid w:val="00004ED6"/>
    <w:rsid w:val="00006624"/>
    <w:rsid w:val="000070B4"/>
    <w:rsid w:val="000078EA"/>
    <w:rsid w:val="00010147"/>
    <w:rsid w:val="00011546"/>
    <w:rsid w:val="00011AE7"/>
    <w:rsid w:val="00011DAA"/>
    <w:rsid w:val="00011FD6"/>
    <w:rsid w:val="0001203F"/>
    <w:rsid w:val="00012141"/>
    <w:rsid w:val="00013681"/>
    <w:rsid w:val="00014085"/>
    <w:rsid w:val="0001540E"/>
    <w:rsid w:val="0001742A"/>
    <w:rsid w:val="00020EAA"/>
    <w:rsid w:val="00021539"/>
    <w:rsid w:val="0002168C"/>
    <w:rsid w:val="00021ECC"/>
    <w:rsid w:val="00022587"/>
    <w:rsid w:val="0002392D"/>
    <w:rsid w:val="00023D6E"/>
    <w:rsid w:val="000256E7"/>
    <w:rsid w:val="0002632C"/>
    <w:rsid w:val="00027E23"/>
    <w:rsid w:val="00030F1C"/>
    <w:rsid w:val="0003153E"/>
    <w:rsid w:val="00033115"/>
    <w:rsid w:val="00033958"/>
    <w:rsid w:val="00033E27"/>
    <w:rsid w:val="0003794C"/>
    <w:rsid w:val="00037EDB"/>
    <w:rsid w:val="00040363"/>
    <w:rsid w:val="00040F4D"/>
    <w:rsid w:val="00041A98"/>
    <w:rsid w:val="00043467"/>
    <w:rsid w:val="00043EDA"/>
    <w:rsid w:val="00044A74"/>
    <w:rsid w:val="0004647D"/>
    <w:rsid w:val="0004737C"/>
    <w:rsid w:val="000477EF"/>
    <w:rsid w:val="00047C69"/>
    <w:rsid w:val="0005330C"/>
    <w:rsid w:val="000549D3"/>
    <w:rsid w:val="0005503F"/>
    <w:rsid w:val="000554FD"/>
    <w:rsid w:val="0005632C"/>
    <w:rsid w:val="00056E00"/>
    <w:rsid w:val="000601E4"/>
    <w:rsid w:val="00060447"/>
    <w:rsid w:val="000606D5"/>
    <w:rsid w:val="000613EA"/>
    <w:rsid w:val="00061754"/>
    <w:rsid w:val="00062B24"/>
    <w:rsid w:val="0006403A"/>
    <w:rsid w:val="000648BE"/>
    <w:rsid w:val="00064F43"/>
    <w:rsid w:val="00065326"/>
    <w:rsid w:val="00065958"/>
    <w:rsid w:val="0006611D"/>
    <w:rsid w:val="00066218"/>
    <w:rsid w:val="000665CD"/>
    <w:rsid w:val="0006683F"/>
    <w:rsid w:val="0006697A"/>
    <w:rsid w:val="00067311"/>
    <w:rsid w:val="00067920"/>
    <w:rsid w:val="00067F1D"/>
    <w:rsid w:val="0007003D"/>
    <w:rsid w:val="00070F9C"/>
    <w:rsid w:val="00071122"/>
    <w:rsid w:val="00071B52"/>
    <w:rsid w:val="00073BDF"/>
    <w:rsid w:val="00074D8E"/>
    <w:rsid w:val="00074DA8"/>
    <w:rsid w:val="00074F18"/>
    <w:rsid w:val="0007506E"/>
    <w:rsid w:val="000756AC"/>
    <w:rsid w:val="0007575E"/>
    <w:rsid w:val="000761E3"/>
    <w:rsid w:val="00077B97"/>
    <w:rsid w:val="00077D5C"/>
    <w:rsid w:val="000812F7"/>
    <w:rsid w:val="00081465"/>
    <w:rsid w:val="000817A0"/>
    <w:rsid w:val="000833E8"/>
    <w:rsid w:val="000834FE"/>
    <w:rsid w:val="00083FBD"/>
    <w:rsid w:val="00084480"/>
    <w:rsid w:val="000857A8"/>
    <w:rsid w:val="00085A7A"/>
    <w:rsid w:val="000876CB"/>
    <w:rsid w:val="000903F7"/>
    <w:rsid w:val="0009086A"/>
    <w:rsid w:val="00093332"/>
    <w:rsid w:val="000941F3"/>
    <w:rsid w:val="00094EFC"/>
    <w:rsid w:val="0009599F"/>
    <w:rsid w:val="00095C8F"/>
    <w:rsid w:val="00096AE2"/>
    <w:rsid w:val="00097B56"/>
    <w:rsid w:val="00097BEB"/>
    <w:rsid w:val="000A0E6A"/>
    <w:rsid w:val="000A0FEE"/>
    <w:rsid w:val="000A1671"/>
    <w:rsid w:val="000A245F"/>
    <w:rsid w:val="000A33EC"/>
    <w:rsid w:val="000A4266"/>
    <w:rsid w:val="000A48CD"/>
    <w:rsid w:val="000A4E76"/>
    <w:rsid w:val="000A5E8F"/>
    <w:rsid w:val="000B2DBE"/>
    <w:rsid w:val="000B2F0C"/>
    <w:rsid w:val="000B3610"/>
    <w:rsid w:val="000B4FAA"/>
    <w:rsid w:val="000B5782"/>
    <w:rsid w:val="000B60B4"/>
    <w:rsid w:val="000C0244"/>
    <w:rsid w:val="000C0455"/>
    <w:rsid w:val="000C20E8"/>
    <w:rsid w:val="000C2F42"/>
    <w:rsid w:val="000C34FF"/>
    <w:rsid w:val="000C6DA5"/>
    <w:rsid w:val="000D0423"/>
    <w:rsid w:val="000D07F4"/>
    <w:rsid w:val="000D144D"/>
    <w:rsid w:val="000D14ED"/>
    <w:rsid w:val="000D3286"/>
    <w:rsid w:val="000D45AE"/>
    <w:rsid w:val="000D4C54"/>
    <w:rsid w:val="000D607B"/>
    <w:rsid w:val="000D657C"/>
    <w:rsid w:val="000D6DDF"/>
    <w:rsid w:val="000E0060"/>
    <w:rsid w:val="000E228D"/>
    <w:rsid w:val="000E31A4"/>
    <w:rsid w:val="000E336E"/>
    <w:rsid w:val="000E4338"/>
    <w:rsid w:val="000E4769"/>
    <w:rsid w:val="000E4A4F"/>
    <w:rsid w:val="000E4D62"/>
    <w:rsid w:val="000E5137"/>
    <w:rsid w:val="000E5CB6"/>
    <w:rsid w:val="000E6333"/>
    <w:rsid w:val="000E639C"/>
    <w:rsid w:val="000E76E2"/>
    <w:rsid w:val="000F19DC"/>
    <w:rsid w:val="000F39C0"/>
    <w:rsid w:val="000F4084"/>
    <w:rsid w:val="000F4760"/>
    <w:rsid w:val="000F4F51"/>
    <w:rsid w:val="000F6772"/>
    <w:rsid w:val="00100860"/>
    <w:rsid w:val="00101AC9"/>
    <w:rsid w:val="00105531"/>
    <w:rsid w:val="00106057"/>
    <w:rsid w:val="00106DC1"/>
    <w:rsid w:val="001074B1"/>
    <w:rsid w:val="00110EEA"/>
    <w:rsid w:val="00111076"/>
    <w:rsid w:val="00112DB8"/>
    <w:rsid w:val="00113D33"/>
    <w:rsid w:val="00113DCB"/>
    <w:rsid w:val="00114327"/>
    <w:rsid w:val="0011577B"/>
    <w:rsid w:val="00115AA1"/>
    <w:rsid w:val="0011684E"/>
    <w:rsid w:val="00117CFD"/>
    <w:rsid w:val="00117ED1"/>
    <w:rsid w:val="001201E9"/>
    <w:rsid w:val="001204AE"/>
    <w:rsid w:val="001240AB"/>
    <w:rsid w:val="00125B5A"/>
    <w:rsid w:val="00127363"/>
    <w:rsid w:val="0012757E"/>
    <w:rsid w:val="00127DB4"/>
    <w:rsid w:val="00131CD6"/>
    <w:rsid w:val="00132556"/>
    <w:rsid w:val="00133110"/>
    <w:rsid w:val="001339CD"/>
    <w:rsid w:val="001358FF"/>
    <w:rsid w:val="0013642B"/>
    <w:rsid w:val="00136A6A"/>
    <w:rsid w:val="0013799F"/>
    <w:rsid w:val="001407FE"/>
    <w:rsid w:val="001408D9"/>
    <w:rsid w:val="001412D8"/>
    <w:rsid w:val="001419A8"/>
    <w:rsid w:val="001426D6"/>
    <w:rsid w:val="001427DE"/>
    <w:rsid w:val="0014402D"/>
    <w:rsid w:val="00145560"/>
    <w:rsid w:val="00146FFF"/>
    <w:rsid w:val="00150DB8"/>
    <w:rsid w:val="00150ED2"/>
    <w:rsid w:val="00152626"/>
    <w:rsid w:val="00152C8B"/>
    <w:rsid w:val="00153326"/>
    <w:rsid w:val="0015419F"/>
    <w:rsid w:val="00154F8F"/>
    <w:rsid w:val="00155DE4"/>
    <w:rsid w:val="001604DD"/>
    <w:rsid w:val="00160601"/>
    <w:rsid w:val="0016082F"/>
    <w:rsid w:val="001637BF"/>
    <w:rsid w:val="00167253"/>
    <w:rsid w:val="00167794"/>
    <w:rsid w:val="001701A5"/>
    <w:rsid w:val="00170483"/>
    <w:rsid w:val="00170986"/>
    <w:rsid w:val="00170A59"/>
    <w:rsid w:val="00171225"/>
    <w:rsid w:val="00171B72"/>
    <w:rsid w:val="00172BB5"/>
    <w:rsid w:val="00175771"/>
    <w:rsid w:val="00175EFE"/>
    <w:rsid w:val="0017671B"/>
    <w:rsid w:val="001777DC"/>
    <w:rsid w:val="00182EC6"/>
    <w:rsid w:val="00184043"/>
    <w:rsid w:val="001855A1"/>
    <w:rsid w:val="001855F0"/>
    <w:rsid w:val="0018753B"/>
    <w:rsid w:val="00190B8B"/>
    <w:rsid w:val="00191338"/>
    <w:rsid w:val="00191597"/>
    <w:rsid w:val="00192AD2"/>
    <w:rsid w:val="00192D56"/>
    <w:rsid w:val="001934E6"/>
    <w:rsid w:val="0019381D"/>
    <w:rsid w:val="001948AF"/>
    <w:rsid w:val="00195109"/>
    <w:rsid w:val="00195775"/>
    <w:rsid w:val="00196A1F"/>
    <w:rsid w:val="00196C0B"/>
    <w:rsid w:val="00197A3F"/>
    <w:rsid w:val="001A0206"/>
    <w:rsid w:val="001A034E"/>
    <w:rsid w:val="001A0415"/>
    <w:rsid w:val="001A1440"/>
    <w:rsid w:val="001A30C4"/>
    <w:rsid w:val="001A329D"/>
    <w:rsid w:val="001A4753"/>
    <w:rsid w:val="001A7375"/>
    <w:rsid w:val="001B062F"/>
    <w:rsid w:val="001B1207"/>
    <w:rsid w:val="001B220B"/>
    <w:rsid w:val="001B23ED"/>
    <w:rsid w:val="001B2D13"/>
    <w:rsid w:val="001B3422"/>
    <w:rsid w:val="001B38F1"/>
    <w:rsid w:val="001B54B8"/>
    <w:rsid w:val="001B57A0"/>
    <w:rsid w:val="001B5E54"/>
    <w:rsid w:val="001B6073"/>
    <w:rsid w:val="001B65EF"/>
    <w:rsid w:val="001B726C"/>
    <w:rsid w:val="001B7784"/>
    <w:rsid w:val="001C00C5"/>
    <w:rsid w:val="001C047E"/>
    <w:rsid w:val="001C284E"/>
    <w:rsid w:val="001C364D"/>
    <w:rsid w:val="001C391B"/>
    <w:rsid w:val="001C3B3D"/>
    <w:rsid w:val="001C3F44"/>
    <w:rsid w:val="001C4AE7"/>
    <w:rsid w:val="001D02BB"/>
    <w:rsid w:val="001D0988"/>
    <w:rsid w:val="001D0CD6"/>
    <w:rsid w:val="001D159A"/>
    <w:rsid w:val="001D248B"/>
    <w:rsid w:val="001D2D4F"/>
    <w:rsid w:val="001D5650"/>
    <w:rsid w:val="001D597B"/>
    <w:rsid w:val="001D5ABE"/>
    <w:rsid w:val="001D74EB"/>
    <w:rsid w:val="001E174F"/>
    <w:rsid w:val="001E311F"/>
    <w:rsid w:val="001E4A3C"/>
    <w:rsid w:val="001E601A"/>
    <w:rsid w:val="001E6DF5"/>
    <w:rsid w:val="001E6EB7"/>
    <w:rsid w:val="001E6EE2"/>
    <w:rsid w:val="001E79A6"/>
    <w:rsid w:val="001E7D64"/>
    <w:rsid w:val="001F5A0F"/>
    <w:rsid w:val="001F6167"/>
    <w:rsid w:val="001F64E3"/>
    <w:rsid w:val="001F73E0"/>
    <w:rsid w:val="001F79A9"/>
    <w:rsid w:val="002016AA"/>
    <w:rsid w:val="0020176A"/>
    <w:rsid w:val="00201D5A"/>
    <w:rsid w:val="002029BF"/>
    <w:rsid w:val="00203DB4"/>
    <w:rsid w:val="0020444E"/>
    <w:rsid w:val="0020445B"/>
    <w:rsid w:val="00204585"/>
    <w:rsid w:val="00204915"/>
    <w:rsid w:val="002105D9"/>
    <w:rsid w:val="00213D9C"/>
    <w:rsid w:val="002156C1"/>
    <w:rsid w:val="00215F8C"/>
    <w:rsid w:val="00216393"/>
    <w:rsid w:val="0021792F"/>
    <w:rsid w:val="002179F7"/>
    <w:rsid w:val="00220E5F"/>
    <w:rsid w:val="002215FF"/>
    <w:rsid w:val="0022250F"/>
    <w:rsid w:val="00222AE8"/>
    <w:rsid w:val="00223016"/>
    <w:rsid w:val="002233BF"/>
    <w:rsid w:val="00224ED0"/>
    <w:rsid w:val="00227033"/>
    <w:rsid w:val="00227A50"/>
    <w:rsid w:val="00230101"/>
    <w:rsid w:val="00230EA2"/>
    <w:rsid w:val="0023188C"/>
    <w:rsid w:val="002321D5"/>
    <w:rsid w:val="002323B6"/>
    <w:rsid w:val="002327E8"/>
    <w:rsid w:val="00234B8B"/>
    <w:rsid w:val="00235630"/>
    <w:rsid w:val="00235C6E"/>
    <w:rsid w:val="00235D42"/>
    <w:rsid w:val="002360EF"/>
    <w:rsid w:val="00236737"/>
    <w:rsid w:val="002369F4"/>
    <w:rsid w:val="00240C53"/>
    <w:rsid w:val="00241D92"/>
    <w:rsid w:val="002431B5"/>
    <w:rsid w:val="00244C5E"/>
    <w:rsid w:val="002474B9"/>
    <w:rsid w:val="0025136C"/>
    <w:rsid w:val="00252175"/>
    <w:rsid w:val="00252ECC"/>
    <w:rsid w:val="0025316C"/>
    <w:rsid w:val="00253513"/>
    <w:rsid w:val="0025380F"/>
    <w:rsid w:val="00253826"/>
    <w:rsid w:val="002548CB"/>
    <w:rsid w:val="00254B43"/>
    <w:rsid w:val="0025539C"/>
    <w:rsid w:val="00257F3F"/>
    <w:rsid w:val="00261FB5"/>
    <w:rsid w:val="00264EDB"/>
    <w:rsid w:val="00266832"/>
    <w:rsid w:val="00267030"/>
    <w:rsid w:val="00267405"/>
    <w:rsid w:val="00271529"/>
    <w:rsid w:val="002715CC"/>
    <w:rsid w:val="002716E4"/>
    <w:rsid w:val="0027389F"/>
    <w:rsid w:val="00273FFD"/>
    <w:rsid w:val="0027428C"/>
    <w:rsid w:val="00274CFE"/>
    <w:rsid w:val="0027595D"/>
    <w:rsid w:val="00276523"/>
    <w:rsid w:val="00277106"/>
    <w:rsid w:val="0027720F"/>
    <w:rsid w:val="002807E3"/>
    <w:rsid w:val="002808F5"/>
    <w:rsid w:val="002813D4"/>
    <w:rsid w:val="002829A6"/>
    <w:rsid w:val="00283CC6"/>
    <w:rsid w:val="00285091"/>
    <w:rsid w:val="00285707"/>
    <w:rsid w:val="00285971"/>
    <w:rsid w:val="00286551"/>
    <w:rsid w:val="002866B6"/>
    <w:rsid w:val="002869ED"/>
    <w:rsid w:val="0029253F"/>
    <w:rsid w:val="00292F64"/>
    <w:rsid w:val="002961F3"/>
    <w:rsid w:val="002A1884"/>
    <w:rsid w:val="002A2A31"/>
    <w:rsid w:val="002A2CDF"/>
    <w:rsid w:val="002A4562"/>
    <w:rsid w:val="002A5643"/>
    <w:rsid w:val="002A5A35"/>
    <w:rsid w:val="002A797B"/>
    <w:rsid w:val="002B0D27"/>
    <w:rsid w:val="002B1108"/>
    <w:rsid w:val="002B1B1E"/>
    <w:rsid w:val="002B1F94"/>
    <w:rsid w:val="002B232A"/>
    <w:rsid w:val="002B245E"/>
    <w:rsid w:val="002B3C80"/>
    <w:rsid w:val="002B43E2"/>
    <w:rsid w:val="002B457C"/>
    <w:rsid w:val="002B54C6"/>
    <w:rsid w:val="002B5D6A"/>
    <w:rsid w:val="002B695A"/>
    <w:rsid w:val="002B7340"/>
    <w:rsid w:val="002C15B5"/>
    <w:rsid w:val="002C1FCB"/>
    <w:rsid w:val="002C2EBD"/>
    <w:rsid w:val="002C5199"/>
    <w:rsid w:val="002C59FF"/>
    <w:rsid w:val="002C60A0"/>
    <w:rsid w:val="002C60F9"/>
    <w:rsid w:val="002C6869"/>
    <w:rsid w:val="002D098C"/>
    <w:rsid w:val="002D0A87"/>
    <w:rsid w:val="002D1323"/>
    <w:rsid w:val="002D2706"/>
    <w:rsid w:val="002D31D3"/>
    <w:rsid w:val="002D46C3"/>
    <w:rsid w:val="002D5C2B"/>
    <w:rsid w:val="002D67FF"/>
    <w:rsid w:val="002E14EA"/>
    <w:rsid w:val="002E3999"/>
    <w:rsid w:val="002E4C04"/>
    <w:rsid w:val="002E4F42"/>
    <w:rsid w:val="002E5365"/>
    <w:rsid w:val="002E576E"/>
    <w:rsid w:val="002E5A69"/>
    <w:rsid w:val="002E6B2F"/>
    <w:rsid w:val="002E7E4E"/>
    <w:rsid w:val="002F0DC9"/>
    <w:rsid w:val="002F2CE3"/>
    <w:rsid w:val="002F3006"/>
    <w:rsid w:val="002F3813"/>
    <w:rsid w:val="002F3CE9"/>
    <w:rsid w:val="002F514B"/>
    <w:rsid w:val="002F5DAF"/>
    <w:rsid w:val="002F6547"/>
    <w:rsid w:val="002F6A4E"/>
    <w:rsid w:val="002F7587"/>
    <w:rsid w:val="00302022"/>
    <w:rsid w:val="00302C1C"/>
    <w:rsid w:val="00303DF5"/>
    <w:rsid w:val="00306B37"/>
    <w:rsid w:val="00307751"/>
    <w:rsid w:val="00310EF1"/>
    <w:rsid w:val="0031232A"/>
    <w:rsid w:val="003127BE"/>
    <w:rsid w:val="00313563"/>
    <w:rsid w:val="00313C22"/>
    <w:rsid w:val="00313EA6"/>
    <w:rsid w:val="00316DFA"/>
    <w:rsid w:val="0032025E"/>
    <w:rsid w:val="0032114F"/>
    <w:rsid w:val="003211AB"/>
    <w:rsid w:val="00321CE2"/>
    <w:rsid w:val="0032273A"/>
    <w:rsid w:val="00322920"/>
    <w:rsid w:val="00324F76"/>
    <w:rsid w:val="00325104"/>
    <w:rsid w:val="00331B3E"/>
    <w:rsid w:val="00331EA6"/>
    <w:rsid w:val="0033535F"/>
    <w:rsid w:val="0033553F"/>
    <w:rsid w:val="00335A10"/>
    <w:rsid w:val="00335FD7"/>
    <w:rsid w:val="00337388"/>
    <w:rsid w:val="003378FC"/>
    <w:rsid w:val="00340840"/>
    <w:rsid w:val="003409FC"/>
    <w:rsid w:val="00340F0A"/>
    <w:rsid w:val="00342FAD"/>
    <w:rsid w:val="00344505"/>
    <w:rsid w:val="00344750"/>
    <w:rsid w:val="00345DDD"/>
    <w:rsid w:val="00346446"/>
    <w:rsid w:val="00346CAB"/>
    <w:rsid w:val="00346D7F"/>
    <w:rsid w:val="00346FD3"/>
    <w:rsid w:val="00351A3C"/>
    <w:rsid w:val="00352144"/>
    <w:rsid w:val="003539E5"/>
    <w:rsid w:val="00353B9E"/>
    <w:rsid w:val="003543BB"/>
    <w:rsid w:val="00354559"/>
    <w:rsid w:val="00354DE1"/>
    <w:rsid w:val="00354E28"/>
    <w:rsid w:val="00354E9B"/>
    <w:rsid w:val="0035575C"/>
    <w:rsid w:val="00356980"/>
    <w:rsid w:val="00357A99"/>
    <w:rsid w:val="00357B94"/>
    <w:rsid w:val="00357D45"/>
    <w:rsid w:val="00360B34"/>
    <w:rsid w:val="003613B3"/>
    <w:rsid w:val="003617F5"/>
    <w:rsid w:val="00361A9C"/>
    <w:rsid w:val="00361FF2"/>
    <w:rsid w:val="0036357A"/>
    <w:rsid w:val="00366CC9"/>
    <w:rsid w:val="003677F9"/>
    <w:rsid w:val="0036790F"/>
    <w:rsid w:val="0037328C"/>
    <w:rsid w:val="0037602E"/>
    <w:rsid w:val="003762A2"/>
    <w:rsid w:val="00376C02"/>
    <w:rsid w:val="00377296"/>
    <w:rsid w:val="00377F1C"/>
    <w:rsid w:val="0038038D"/>
    <w:rsid w:val="00381654"/>
    <w:rsid w:val="0038196F"/>
    <w:rsid w:val="003827B2"/>
    <w:rsid w:val="00382FEA"/>
    <w:rsid w:val="003834EB"/>
    <w:rsid w:val="00383A05"/>
    <w:rsid w:val="003869A3"/>
    <w:rsid w:val="00386AB2"/>
    <w:rsid w:val="0039007F"/>
    <w:rsid w:val="003903E6"/>
    <w:rsid w:val="00390508"/>
    <w:rsid w:val="00390EF3"/>
    <w:rsid w:val="003910D1"/>
    <w:rsid w:val="00391AE0"/>
    <w:rsid w:val="00392029"/>
    <w:rsid w:val="00393645"/>
    <w:rsid w:val="00393A98"/>
    <w:rsid w:val="00393EEA"/>
    <w:rsid w:val="00394FA3"/>
    <w:rsid w:val="0039502D"/>
    <w:rsid w:val="00395076"/>
    <w:rsid w:val="00395678"/>
    <w:rsid w:val="00396A21"/>
    <w:rsid w:val="00397F81"/>
    <w:rsid w:val="003A0DC3"/>
    <w:rsid w:val="003A10FF"/>
    <w:rsid w:val="003A13DE"/>
    <w:rsid w:val="003A2E0A"/>
    <w:rsid w:val="003A3EED"/>
    <w:rsid w:val="003A4225"/>
    <w:rsid w:val="003A44EC"/>
    <w:rsid w:val="003A54A7"/>
    <w:rsid w:val="003A5FBE"/>
    <w:rsid w:val="003A6EF9"/>
    <w:rsid w:val="003B1343"/>
    <w:rsid w:val="003B1A86"/>
    <w:rsid w:val="003B1CEE"/>
    <w:rsid w:val="003B2444"/>
    <w:rsid w:val="003B32DC"/>
    <w:rsid w:val="003B33AD"/>
    <w:rsid w:val="003B43BA"/>
    <w:rsid w:val="003B5C5F"/>
    <w:rsid w:val="003B5E62"/>
    <w:rsid w:val="003C034F"/>
    <w:rsid w:val="003C09B5"/>
    <w:rsid w:val="003C3564"/>
    <w:rsid w:val="003C4951"/>
    <w:rsid w:val="003C53CD"/>
    <w:rsid w:val="003C57CC"/>
    <w:rsid w:val="003C5CBF"/>
    <w:rsid w:val="003C756B"/>
    <w:rsid w:val="003C7E03"/>
    <w:rsid w:val="003D0630"/>
    <w:rsid w:val="003D0974"/>
    <w:rsid w:val="003D14CB"/>
    <w:rsid w:val="003D1755"/>
    <w:rsid w:val="003D2330"/>
    <w:rsid w:val="003D2EBD"/>
    <w:rsid w:val="003D32A0"/>
    <w:rsid w:val="003D33FF"/>
    <w:rsid w:val="003D35A2"/>
    <w:rsid w:val="003D3968"/>
    <w:rsid w:val="003D508D"/>
    <w:rsid w:val="003D5B55"/>
    <w:rsid w:val="003D618A"/>
    <w:rsid w:val="003D73A5"/>
    <w:rsid w:val="003D7CB4"/>
    <w:rsid w:val="003E0536"/>
    <w:rsid w:val="003E12E1"/>
    <w:rsid w:val="003E1630"/>
    <w:rsid w:val="003E1DED"/>
    <w:rsid w:val="003E250A"/>
    <w:rsid w:val="003E29F4"/>
    <w:rsid w:val="003E62FF"/>
    <w:rsid w:val="003E78FA"/>
    <w:rsid w:val="003E798C"/>
    <w:rsid w:val="003F056C"/>
    <w:rsid w:val="003F11F8"/>
    <w:rsid w:val="003F1C1A"/>
    <w:rsid w:val="003F2EC6"/>
    <w:rsid w:val="003F3C47"/>
    <w:rsid w:val="003F54E4"/>
    <w:rsid w:val="003F6C2C"/>
    <w:rsid w:val="003F6E08"/>
    <w:rsid w:val="003F7275"/>
    <w:rsid w:val="0040297F"/>
    <w:rsid w:val="00403A53"/>
    <w:rsid w:val="00405CDD"/>
    <w:rsid w:val="004062E9"/>
    <w:rsid w:val="00407085"/>
    <w:rsid w:val="004071C7"/>
    <w:rsid w:val="00407508"/>
    <w:rsid w:val="00407655"/>
    <w:rsid w:val="00407D78"/>
    <w:rsid w:val="00410020"/>
    <w:rsid w:val="00410EF6"/>
    <w:rsid w:val="004133C2"/>
    <w:rsid w:val="004148F5"/>
    <w:rsid w:val="004154BC"/>
    <w:rsid w:val="00415ADB"/>
    <w:rsid w:val="004161C2"/>
    <w:rsid w:val="00416737"/>
    <w:rsid w:val="004168C1"/>
    <w:rsid w:val="00416EC8"/>
    <w:rsid w:val="00417819"/>
    <w:rsid w:val="0042214E"/>
    <w:rsid w:val="0042246F"/>
    <w:rsid w:val="00423532"/>
    <w:rsid w:val="00423884"/>
    <w:rsid w:val="004238DD"/>
    <w:rsid w:val="00424B34"/>
    <w:rsid w:val="004258FA"/>
    <w:rsid w:val="00425C4F"/>
    <w:rsid w:val="00425D6D"/>
    <w:rsid w:val="00426B75"/>
    <w:rsid w:val="00427414"/>
    <w:rsid w:val="00427984"/>
    <w:rsid w:val="00427FEF"/>
    <w:rsid w:val="0043036D"/>
    <w:rsid w:val="004330E9"/>
    <w:rsid w:val="00434BE3"/>
    <w:rsid w:val="00434F6F"/>
    <w:rsid w:val="0043565A"/>
    <w:rsid w:val="004357F8"/>
    <w:rsid w:val="0043581D"/>
    <w:rsid w:val="004378E7"/>
    <w:rsid w:val="0043793F"/>
    <w:rsid w:val="004408B3"/>
    <w:rsid w:val="00441951"/>
    <w:rsid w:val="00442146"/>
    <w:rsid w:val="00442799"/>
    <w:rsid w:val="00443B0D"/>
    <w:rsid w:val="00445647"/>
    <w:rsid w:val="004469BE"/>
    <w:rsid w:val="004472C2"/>
    <w:rsid w:val="0044783C"/>
    <w:rsid w:val="00450847"/>
    <w:rsid w:val="00450DFB"/>
    <w:rsid w:val="004511B4"/>
    <w:rsid w:val="004512CC"/>
    <w:rsid w:val="00453701"/>
    <w:rsid w:val="00453A9B"/>
    <w:rsid w:val="00454144"/>
    <w:rsid w:val="00455259"/>
    <w:rsid w:val="00456626"/>
    <w:rsid w:val="0046386B"/>
    <w:rsid w:val="00465EEB"/>
    <w:rsid w:val="00466069"/>
    <w:rsid w:val="004668EB"/>
    <w:rsid w:val="00466A91"/>
    <w:rsid w:val="00466FCA"/>
    <w:rsid w:val="00467199"/>
    <w:rsid w:val="004704D0"/>
    <w:rsid w:val="004711CF"/>
    <w:rsid w:val="00471485"/>
    <w:rsid w:val="004722B7"/>
    <w:rsid w:val="004729E8"/>
    <w:rsid w:val="0047359E"/>
    <w:rsid w:val="00473C41"/>
    <w:rsid w:val="004742D7"/>
    <w:rsid w:val="00474794"/>
    <w:rsid w:val="0047489D"/>
    <w:rsid w:val="00475748"/>
    <w:rsid w:val="00475EC0"/>
    <w:rsid w:val="00477A13"/>
    <w:rsid w:val="004805EC"/>
    <w:rsid w:val="00480AEA"/>
    <w:rsid w:val="00481E85"/>
    <w:rsid w:val="0048265A"/>
    <w:rsid w:val="004826F0"/>
    <w:rsid w:val="00482944"/>
    <w:rsid w:val="00482E4D"/>
    <w:rsid w:val="00483A56"/>
    <w:rsid w:val="00484327"/>
    <w:rsid w:val="004846B0"/>
    <w:rsid w:val="00484ABB"/>
    <w:rsid w:val="00485022"/>
    <w:rsid w:val="00485873"/>
    <w:rsid w:val="0048665D"/>
    <w:rsid w:val="00486B09"/>
    <w:rsid w:val="00487D76"/>
    <w:rsid w:val="00491E56"/>
    <w:rsid w:val="004922D5"/>
    <w:rsid w:val="00492E5B"/>
    <w:rsid w:val="004947B2"/>
    <w:rsid w:val="00495EE1"/>
    <w:rsid w:val="004971B2"/>
    <w:rsid w:val="004A0F5C"/>
    <w:rsid w:val="004A13A5"/>
    <w:rsid w:val="004A1A02"/>
    <w:rsid w:val="004A1A3A"/>
    <w:rsid w:val="004A28C7"/>
    <w:rsid w:val="004A2D77"/>
    <w:rsid w:val="004A2F53"/>
    <w:rsid w:val="004A3A7A"/>
    <w:rsid w:val="004A407B"/>
    <w:rsid w:val="004A5136"/>
    <w:rsid w:val="004B14D0"/>
    <w:rsid w:val="004B1810"/>
    <w:rsid w:val="004B2A38"/>
    <w:rsid w:val="004B2E15"/>
    <w:rsid w:val="004B3606"/>
    <w:rsid w:val="004B3CB7"/>
    <w:rsid w:val="004B4066"/>
    <w:rsid w:val="004B4259"/>
    <w:rsid w:val="004B4569"/>
    <w:rsid w:val="004B49E7"/>
    <w:rsid w:val="004B5603"/>
    <w:rsid w:val="004C0BF0"/>
    <w:rsid w:val="004C1CE3"/>
    <w:rsid w:val="004C1FF5"/>
    <w:rsid w:val="004C47CE"/>
    <w:rsid w:val="004C67FF"/>
    <w:rsid w:val="004C7295"/>
    <w:rsid w:val="004D00FB"/>
    <w:rsid w:val="004D083D"/>
    <w:rsid w:val="004D3F8E"/>
    <w:rsid w:val="004D4CCC"/>
    <w:rsid w:val="004D566E"/>
    <w:rsid w:val="004D5A96"/>
    <w:rsid w:val="004D75EC"/>
    <w:rsid w:val="004E23F1"/>
    <w:rsid w:val="004E25FA"/>
    <w:rsid w:val="004E3D35"/>
    <w:rsid w:val="004E50F9"/>
    <w:rsid w:val="004E71E1"/>
    <w:rsid w:val="004E7FF8"/>
    <w:rsid w:val="004F0818"/>
    <w:rsid w:val="004F2291"/>
    <w:rsid w:val="004F35C6"/>
    <w:rsid w:val="004F35E1"/>
    <w:rsid w:val="004F46A6"/>
    <w:rsid w:val="004F4903"/>
    <w:rsid w:val="004F4E1A"/>
    <w:rsid w:val="004F4E92"/>
    <w:rsid w:val="004F5917"/>
    <w:rsid w:val="004F6BEA"/>
    <w:rsid w:val="004F7207"/>
    <w:rsid w:val="00500A5C"/>
    <w:rsid w:val="00501A88"/>
    <w:rsid w:val="00501FFC"/>
    <w:rsid w:val="00503321"/>
    <w:rsid w:val="005033AB"/>
    <w:rsid w:val="005039ED"/>
    <w:rsid w:val="005045CC"/>
    <w:rsid w:val="00504D2E"/>
    <w:rsid w:val="0050503B"/>
    <w:rsid w:val="00505AE7"/>
    <w:rsid w:val="00505FC6"/>
    <w:rsid w:val="0050685B"/>
    <w:rsid w:val="00510818"/>
    <w:rsid w:val="00511F55"/>
    <w:rsid w:val="00512FE7"/>
    <w:rsid w:val="0051392C"/>
    <w:rsid w:val="005140DA"/>
    <w:rsid w:val="0051507F"/>
    <w:rsid w:val="00515305"/>
    <w:rsid w:val="00516615"/>
    <w:rsid w:val="00516EE7"/>
    <w:rsid w:val="00522473"/>
    <w:rsid w:val="00522876"/>
    <w:rsid w:val="00522D50"/>
    <w:rsid w:val="00525B09"/>
    <w:rsid w:val="0052627C"/>
    <w:rsid w:val="00527CD7"/>
    <w:rsid w:val="00527E9F"/>
    <w:rsid w:val="00530BD7"/>
    <w:rsid w:val="00530EB2"/>
    <w:rsid w:val="00531C26"/>
    <w:rsid w:val="00533561"/>
    <w:rsid w:val="00533AD3"/>
    <w:rsid w:val="0053463B"/>
    <w:rsid w:val="00535FDB"/>
    <w:rsid w:val="0053701A"/>
    <w:rsid w:val="0054082A"/>
    <w:rsid w:val="00541C6E"/>
    <w:rsid w:val="00542B20"/>
    <w:rsid w:val="0054649F"/>
    <w:rsid w:val="005515D5"/>
    <w:rsid w:val="00552EFB"/>
    <w:rsid w:val="005543C6"/>
    <w:rsid w:val="005573A2"/>
    <w:rsid w:val="00557653"/>
    <w:rsid w:val="00560F33"/>
    <w:rsid w:val="005612B3"/>
    <w:rsid w:val="005619A2"/>
    <w:rsid w:val="00561ECC"/>
    <w:rsid w:val="005658CB"/>
    <w:rsid w:val="005676AC"/>
    <w:rsid w:val="0057002E"/>
    <w:rsid w:val="00570926"/>
    <w:rsid w:val="00571747"/>
    <w:rsid w:val="00571D93"/>
    <w:rsid w:val="00571EFB"/>
    <w:rsid w:val="00572240"/>
    <w:rsid w:val="00573D9C"/>
    <w:rsid w:val="00575CEB"/>
    <w:rsid w:val="00575DB0"/>
    <w:rsid w:val="00576BC8"/>
    <w:rsid w:val="0057717E"/>
    <w:rsid w:val="00581101"/>
    <w:rsid w:val="00581568"/>
    <w:rsid w:val="00581836"/>
    <w:rsid w:val="005827DD"/>
    <w:rsid w:val="005829FE"/>
    <w:rsid w:val="00584C1C"/>
    <w:rsid w:val="00584D36"/>
    <w:rsid w:val="00586776"/>
    <w:rsid w:val="0058758E"/>
    <w:rsid w:val="00591226"/>
    <w:rsid w:val="005913F0"/>
    <w:rsid w:val="0059261A"/>
    <w:rsid w:val="005926E1"/>
    <w:rsid w:val="005930B6"/>
    <w:rsid w:val="005953C8"/>
    <w:rsid w:val="00595EDF"/>
    <w:rsid w:val="00596602"/>
    <w:rsid w:val="00596E7D"/>
    <w:rsid w:val="00597F9B"/>
    <w:rsid w:val="005A190A"/>
    <w:rsid w:val="005A31B2"/>
    <w:rsid w:val="005A50BA"/>
    <w:rsid w:val="005A750A"/>
    <w:rsid w:val="005A77A5"/>
    <w:rsid w:val="005A7F39"/>
    <w:rsid w:val="005B0E17"/>
    <w:rsid w:val="005B174B"/>
    <w:rsid w:val="005B18E8"/>
    <w:rsid w:val="005B1F89"/>
    <w:rsid w:val="005B5392"/>
    <w:rsid w:val="005B59A3"/>
    <w:rsid w:val="005B664C"/>
    <w:rsid w:val="005B6D2A"/>
    <w:rsid w:val="005B73B5"/>
    <w:rsid w:val="005B74F1"/>
    <w:rsid w:val="005C0DE0"/>
    <w:rsid w:val="005C16E3"/>
    <w:rsid w:val="005C21A0"/>
    <w:rsid w:val="005C2447"/>
    <w:rsid w:val="005C365D"/>
    <w:rsid w:val="005C3D3C"/>
    <w:rsid w:val="005C4F1B"/>
    <w:rsid w:val="005C7017"/>
    <w:rsid w:val="005D0E34"/>
    <w:rsid w:val="005D24DA"/>
    <w:rsid w:val="005D5FF8"/>
    <w:rsid w:val="005D622E"/>
    <w:rsid w:val="005D79F6"/>
    <w:rsid w:val="005E1E6D"/>
    <w:rsid w:val="005E3734"/>
    <w:rsid w:val="005E519D"/>
    <w:rsid w:val="005F041F"/>
    <w:rsid w:val="005F0BD3"/>
    <w:rsid w:val="005F13C6"/>
    <w:rsid w:val="005F2413"/>
    <w:rsid w:val="005F3C65"/>
    <w:rsid w:val="005F3CA4"/>
    <w:rsid w:val="005F450A"/>
    <w:rsid w:val="005F502E"/>
    <w:rsid w:val="005F5B0C"/>
    <w:rsid w:val="005F75A8"/>
    <w:rsid w:val="005F78E7"/>
    <w:rsid w:val="005F7C2C"/>
    <w:rsid w:val="00600470"/>
    <w:rsid w:val="006025CA"/>
    <w:rsid w:val="00602637"/>
    <w:rsid w:val="006026E3"/>
    <w:rsid w:val="00604E23"/>
    <w:rsid w:val="00605779"/>
    <w:rsid w:val="00606B9E"/>
    <w:rsid w:val="006074B7"/>
    <w:rsid w:val="00610E7A"/>
    <w:rsid w:val="00611065"/>
    <w:rsid w:val="0061153E"/>
    <w:rsid w:val="00612A10"/>
    <w:rsid w:val="0061361E"/>
    <w:rsid w:val="006141CE"/>
    <w:rsid w:val="00614BF6"/>
    <w:rsid w:val="00614F3A"/>
    <w:rsid w:val="00616761"/>
    <w:rsid w:val="00616FB4"/>
    <w:rsid w:val="006204DA"/>
    <w:rsid w:val="0062069C"/>
    <w:rsid w:val="00621E50"/>
    <w:rsid w:val="00621E79"/>
    <w:rsid w:val="0062220A"/>
    <w:rsid w:val="006232FF"/>
    <w:rsid w:val="00624387"/>
    <w:rsid w:val="00624600"/>
    <w:rsid w:val="006253CB"/>
    <w:rsid w:val="0062593F"/>
    <w:rsid w:val="00626785"/>
    <w:rsid w:val="006276E4"/>
    <w:rsid w:val="00630658"/>
    <w:rsid w:val="00630BC8"/>
    <w:rsid w:val="00631A72"/>
    <w:rsid w:val="006328FE"/>
    <w:rsid w:val="00633812"/>
    <w:rsid w:val="00634E3F"/>
    <w:rsid w:val="0063595F"/>
    <w:rsid w:val="00635AC6"/>
    <w:rsid w:val="006360A1"/>
    <w:rsid w:val="00636EAF"/>
    <w:rsid w:val="00636EBB"/>
    <w:rsid w:val="006402FA"/>
    <w:rsid w:val="00640503"/>
    <w:rsid w:val="006416BF"/>
    <w:rsid w:val="00643317"/>
    <w:rsid w:val="00644522"/>
    <w:rsid w:val="00645B7C"/>
    <w:rsid w:val="006547A2"/>
    <w:rsid w:val="00654E21"/>
    <w:rsid w:val="006550C9"/>
    <w:rsid w:val="00655DD6"/>
    <w:rsid w:val="00655F4C"/>
    <w:rsid w:val="006560CE"/>
    <w:rsid w:val="00656206"/>
    <w:rsid w:val="00656976"/>
    <w:rsid w:val="00662EA0"/>
    <w:rsid w:val="006637FE"/>
    <w:rsid w:val="0066453C"/>
    <w:rsid w:val="00665498"/>
    <w:rsid w:val="006654BE"/>
    <w:rsid w:val="006656B1"/>
    <w:rsid w:val="00667301"/>
    <w:rsid w:val="00671D14"/>
    <w:rsid w:val="00672AD1"/>
    <w:rsid w:val="006733DD"/>
    <w:rsid w:val="0067380B"/>
    <w:rsid w:val="00674631"/>
    <w:rsid w:val="006752B8"/>
    <w:rsid w:val="00676CD6"/>
    <w:rsid w:val="00681DA4"/>
    <w:rsid w:val="00682C27"/>
    <w:rsid w:val="0068590D"/>
    <w:rsid w:val="0068598D"/>
    <w:rsid w:val="00685AB1"/>
    <w:rsid w:val="00685D3B"/>
    <w:rsid w:val="00685E54"/>
    <w:rsid w:val="00685F1C"/>
    <w:rsid w:val="00686537"/>
    <w:rsid w:val="0068670A"/>
    <w:rsid w:val="00686735"/>
    <w:rsid w:val="00690E62"/>
    <w:rsid w:val="006910DC"/>
    <w:rsid w:val="0069297D"/>
    <w:rsid w:val="006937F6"/>
    <w:rsid w:val="00693E00"/>
    <w:rsid w:val="00694118"/>
    <w:rsid w:val="006965AB"/>
    <w:rsid w:val="00696A03"/>
    <w:rsid w:val="00697579"/>
    <w:rsid w:val="006976B5"/>
    <w:rsid w:val="006979A6"/>
    <w:rsid w:val="00697D77"/>
    <w:rsid w:val="006A1881"/>
    <w:rsid w:val="006A2FBC"/>
    <w:rsid w:val="006A4E48"/>
    <w:rsid w:val="006A6F38"/>
    <w:rsid w:val="006B0264"/>
    <w:rsid w:val="006B09D2"/>
    <w:rsid w:val="006B0EDC"/>
    <w:rsid w:val="006B1CC5"/>
    <w:rsid w:val="006B1FA7"/>
    <w:rsid w:val="006B3C62"/>
    <w:rsid w:val="006B3D36"/>
    <w:rsid w:val="006B4DC3"/>
    <w:rsid w:val="006B5763"/>
    <w:rsid w:val="006B6D1E"/>
    <w:rsid w:val="006C05AF"/>
    <w:rsid w:val="006C0BB7"/>
    <w:rsid w:val="006C0D6F"/>
    <w:rsid w:val="006C13E5"/>
    <w:rsid w:val="006C232D"/>
    <w:rsid w:val="006C2753"/>
    <w:rsid w:val="006C52B7"/>
    <w:rsid w:val="006C55E8"/>
    <w:rsid w:val="006C651B"/>
    <w:rsid w:val="006C6C52"/>
    <w:rsid w:val="006C77B0"/>
    <w:rsid w:val="006D0341"/>
    <w:rsid w:val="006D0B07"/>
    <w:rsid w:val="006D2A27"/>
    <w:rsid w:val="006D3E8B"/>
    <w:rsid w:val="006D686E"/>
    <w:rsid w:val="006D74E4"/>
    <w:rsid w:val="006E169C"/>
    <w:rsid w:val="006E20EE"/>
    <w:rsid w:val="006E579B"/>
    <w:rsid w:val="006F0054"/>
    <w:rsid w:val="006F1064"/>
    <w:rsid w:val="006F191D"/>
    <w:rsid w:val="006F2239"/>
    <w:rsid w:val="006F2B35"/>
    <w:rsid w:val="006F2B85"/>
    <w:rsid w:val="006F2D0D"/>
    <w:rsid w:val="006F2FC4"/>
    <w:rsid w:val="006F3A6C"/>
    <w:rsid w:val="006F3C9F"/>
    <w:rsid w:val="006F4126"/>
    <w:rsid w:val="0070137D"/>
    <w:rsid w:val="00701D92"/>
    <w:rsid w:val="00702224"/>
    <w:rsid w:val="0070252B"/>
    <w:rsid w:val="0070364B"/>
    <w:rsid w:val="00703821"/>
    <w:rsid w:val="00704655"/>
    <w:rsid w:val="00704F5D"/>
    <w:rsid w:val="00710AB7"/>
    <w:rsid w:val="00710C81"/>
    <w:rsid w:val="007121E2"/>
    <w:rsid w:val="00712E6C"/>
    <w:rsid w:val="00713DAB"/>
    <w:rsid w:val="00714AD5"/>
    <w:rsid w:val="00715D8B"/>
    <w:rsid w:val="00717194"/>
    <w:rsid w:val="007171F5"/>
    <w:rsid w:val="0071723A"/>
    <w:rsid w:val="0071793D"/>
    <w:rsid w:val="00717AAE"/>
    <w:rsid w:val="00720696"/>
    <w:rsid w:val="007208B5"/>
    <w:rsid w:val="00721651"/>
    <w:rsid w:val="0072175C"/>
    <w:rsid w:val="007222AA"/>
    <w:rsid w:val="00722CF7"/>
    <w:rsid w:val="00722D76"/>
    <w:rsid w:val="007233C1"/>
    <w:rsid w:val="00724134"/>
    <w:rsid w:val="00724C5F"/>
    <w:rsid w:val="007264BD"/>
    <w:rsid w:val="007266F7"/>
    <w:rsid w:val="00726BD0"/>
    <w:rsid w:val="00726C03"/>
    <w:rsid w:val="00726D25"/>
    <w:rsid w:val="00727466"/>
    <w:rsid w:val="0073089E"/>
    <w:rsid w:val="00730D77"/>
    <w:rsid w:val="00731658"/>
    <w:rsid w:val="007349F9"/>
    <w:rsid w:val="00734F14"/>
    <w:rsid w:val="00736C39"/>
    <w:rsid w:val="00737292"/>
    <w:rsid w:val="00737451"/>
    <w:rsid w:val="00740A11"/>
    <w:rsid w:val="007425CF"/>
    <w:rsid w:val="00742D74"/>
    <w:rsid w:val="0074376A"/>
    <w:rsid w:val="0074438E"/>
    <w:rsid w:val="00744629"/>
    <w:rsid w:val="00746722"/>
    <w:rsid w:val="00746954"/>
    <w:rsid w:val="00747CF0"/>
    <w:rsid w:val="0075192C"/>
    <w:rsid w:val="00751AF0"/>
    <w:rsid w:val="007521C2"/>
    <w:rsid w:val="00752955"/>
    <w:rsid w:val="00753D90"/>
    <w:rsid w:val="007550E2"/>
    <w:rsid w:val="00755A2E"/>
    <w:rsid w:val="00756BA0"/>
    <w:rsid w:val="00756F08"/>
    <w:rsid w:val="00757A7F"/>
    <w:rsid w:val="0076034E"/>
    <w:rsid w:val="007610D0"/>
    <w:rsid w:val="007614C9"/>
    <w:rsid w:val="007618E2"/>
    <w:rsid w:val="00763652"/>
    <w:rsid w:val="007646DA"/>
    <w:rsid w:val="00765204"/>
    <w:rsid w:val="0076599E"/>
    <w:rsid w:val="007700F7"/>
    <w:rsid w:val="007743D6"/>
    <w:rsid w:val="007746FA"/>
    <w:rsid w:val="00774B9D"/>
    <w:rsid w:val="00774FA5"/>
    <w:rsid w:val="00776D88"/>
    <w:rsid w:val="00777CD6"/>
    <w:rsid w:val="00780B85"/>
    <w:rsid w:val="007810CC"/>
    <w:rsid w:val="00781A0E"/>
    <w:rsid w:val="00781B36"/>
    <w:rsid w:val="00781C2C"/>
    <w:rsid w:val="00782857"/>
    <w:rsid w:val="00783805"/>
    <w:rsid w:val="0078535F"/>
    <w:rsid w:val="007853D2"/>
    <w:rsid w:val="0078713A"/>
    <w:rsid w:val="00787EAD"/>
    <w:rsid w:val="00790CD1"/>
    <w:rsid w:val="00791487"/>
    <w:rsid w:val="007929AC"/>
    <w:rsid w:val="00793923"/>
    <w:rsid w:val="007945C6"/>
    <w:rsid w:val="007952F8"/>
    <w:rsid w:val="00795C3F"/>
    <w:rsid w:val="00795E27"/>
    <w:rsid w:val="00796423"/>
    <w:rsid w:val="00797669"/>
    <w:rsid w:val="007A1A63"/>
    <w:rsid w:val="007A5C61"/>
    <w:rsid w:val="007A5F5F"/>
    <w:rsid w:val="007A63F9"/>
    <w:rsid w:val="007A65B9"/>
    <w:rsid w:val="007A6FEF"/>
    <w:rsid w:val="007A70F0"/>
    <w:rsid w:val="007B0B35"/>
    <w:rsid w:val="007B1963"/>
    <w:rsid w:val="007B1C9B"/>
    <w:rsid w:val="007B1E8F"/>
    <w:rsid w:val="007B25FC"/>
    <w:rsid w:val="007B3085"/>
    <w:rsid w:val="007B3971"/>
    <w:rsid w:val="007B436A"/>
    <w:rsid w:val="007B47D1"/>
    <w:rsid w:val="007B4914"/>
    <w:rsid w:val="007B645E"/>
    <w:rsid w:val="007B6FAD"/>
    <w:rsid w:val="007B7863"/>
    <w:rsid w:val="007C01A5"/>
    <w:rsid w:val="007C01F7"/>
    <w:rsid w:val="007C1AC5"/>
    <w:rsid w:val="007C1F91"/>
    <w:rsid w:val="007C21FD"/>
    <w:rsid w:val="007C295E"/>
    <w:rsid w:val="007C2A05"/>
    <w:rsid w:val="007C415D"/>
    <w:rsid w:val="007C5A32"/>
    <w:rsid w:val="007C7FD7"/>
    <w:rsid w:val="007D0A88"/>
    <w:rsid w:val="007D0C06"/>
    <w:rsid w:val="007D1549"/>
    <w:rsid w:val="007D4088"/>
    <w:rsid w:val="007D41E9"/>
    <w:rsid w:val="007D4689"/>
    <w:rsid w:val="007D7675"/>
    <w:rsid w:val="007E054A"/>
    <w:rsid w:val="007E1BCD"/>
    <w:rsid w:val="007E2130"/>
    <w:rsid w:val="007E27D6"/>
    <w:rsid w:val="007E2D90"/>
    <w:rsid w:val="007E2FBF"/>
    <w:rsid w:val="007E315A"/>
    <w:rsid w:val="007E3B57"/>
    <w:rsid w:val="007E474F"/>
    <w:rsid w:val="007E48A9"/>
    <w:rsid w:val="007E51C2"/>
    <w:rsid w:val="007E51FD"/>
    <w:rsid w:val="007E582F"/>
    <w:rsid w:val="007E661F"/>
    <w:rsid w:val="007F0BE2"/>
    <w:rsid w:val="007F1287"/>
    <w:rsid w:val="007F1FF1"/>
    <w:rsid w:val="007F2A03"/>
    <w:rsid w:val="007F4277"/>
    <w:rsid w:val="007F47F6"/>
    <w:rsid w:val="007F6104"/>
    <w:rsid w:val="007F6732"/>
    <w:rsid w:val="007F742E"/>
    <w:rsid w:val="007F7A0A"/>
    <w:rsid w:val="007F7D8D"/>
    <w:rsid w:val="008002A0"/>
    <w:rsid w:val="008006BD"/>
    <w:rsid w:val="00800DF7"/>
    <w:rsid w:val="00801ACA"/>
    <w:rsid w:val="00802198"/>
    <w:rsid w:val="0080374E"/>
    <w:rsid w:val="008044D4"/>
    <w:rsid w:val="00804D83"/>
    <w:rsid w:val="00804E56"/>
    <w:rsid w:val="00805837"/>
    <w:rsid w:val="0080688A"/>
    <w:rsid w:val="008111D0"/>
    <w:rsid w:val="00811776"/>
    <w:rsid w:val="00812BF4"/>
    <w:rsid w:val="0081340B"/>
    <w:rsid w:val="008161AF"/>
    <w:rsid w:val="00816456"/>
    <w:rsid w:val="00817387"/>
    <w:rsid w:val="00820C84"/>
    <w:rsid w:val="008212B7"/>
    <w:rsid w:val="00821A92"/>
    <w:rsid w:val="00821DE1"/>
    <w:rsid w:val="00822EAC"/>
    <w:rsid w:val="00823257"/>
    <w:rsid w:val="00823930"/>
    <w:rsid w:val="00825CAC"/>
    <w:rsid w:val="0082608F"/>
    <w:rsid w:val="0083032D"/>
    <w:rsid w:val="00830E70"/>
    <w:rsid w:val="00832347"/>
    <w:rsid w:val="00832EA3"/>
    <w:rsid w:val="00833F84"/>
    <w:rsid w:val="0083515A"/>
    <w:rsid w:val="00835839"/>
    <w:rsid w:val="00836825"/>
    <w:rsid w:val="008372E4"/>
    <w:rsid w:val="00837E80"/>
    <w:rsid w:val="008417E0"/>
    <w:rsid w:val="00841DF2"/>
    <w:rsid w:val="00843F12"/>
    <w:rsid w:val="008441D0"/>
    <w:rsid w:val="008451C9"/>
    <w:rsid w:val="008466F8"/>
    <w:rsid w:val="008500F8"/>
    <w:rsid w:val="00850412"/>
    <w:rsid w:val="00851DC3"/>
    <w:rsid w:val="008525B5"/>
    <w:rsid w:val="00852E46"/>
    <w:rsid w:val="00857033"/>
    <w:rsid w:val="00857DC7"/>
    <w:rsid w:val="00860B83"/>
    <w:rsid w:val="0086117C"/>
    <w:rsid w:val="00862264"/>
    <w:rsid w:val="00862DAC"/>
    <w:rsid w:val="00862FCE"/>
    <w:rsid w:val="0086355E"/>
    <w:rsid w:val="008648BC"/>
    <w:rsid w:val="00865C90"/>
    <w:rsid w:val="00866342"/>
    <w:rsid w:val="00866841"/>
    <w:rsid w:val="00866F9F"/>
    <w:rsid w:val="008707A0"/>
    <w:rsid w:val="00870C20"/>
    <w:rsid w:val="00871541"/>
    <w:rsid w:val="00871D4D"/>
    <w:rsid w:val="00871DFF"/>
    <w:rsid w:val="00872B1D"/>
    <w:rsid w:val="0087307E"/>
    <w:rsid w:val="00873A24"/>
    <w:rsid w:val="0087491B"/>
    <w:rsid w:val="00875BED"/>
    <w:rsid w:val="008763BA"/>
    <w:rsid w:val="00876620"/>
    <w:rsid w:val="00876B5A"/>
    <w:rsid w:val="00877F87"/>
    <w:rsid w:val="0088026D"/>
    <w:rsid w:val="008804B3"/>
    <w:rsid w:val="008826D3"/>
    <w:rsid w:val="00883BD7"/>
    <w:rsid w:val="008843E2"/>
    <w:rsid w:val="00890DC5"/>
    <w:rsid w:val="0089245A"/>
    <w:rsid w:val="00892758"/>
    <w:rsid w:val="00892F3E"/>
    <w:rsid w:val="008953F3"/>
    <w:rsid w:val="00897983"/>
    <w:rsid w:val="008A1856"/>
    <w:rsid w:val="008A1E30"/>
    <w:rsid w:val="008A27A1"/>
    <w:rsid w:val="008A3ADB"/>
    <w:rsid w:val="008A4391"/>
    <w:rsid w:val="008A5286"/>
    <w:rsid w:val="008A722A"/>
    <w:rsid w:val="008B05BD"/>
    <w:rsid w:val="008B1DBD"/>
    <w:rsid w:val="008B2255"/>
    <w:rsid w:val="008B2EF4"/>
    <w:rsid w:val="008B2F58"/>
    <w:rsid w:val="008B5991"/>
    <w:rsid w:val="008B69AE"/>
    <w:rsid w:val="008B745E"/>
    <w:rsid w:val="008C0150"/>
    <w:rsid w:val="008C098F"/>
    <w:rsid w:val="008C2222"/>
    <w:rsid w:val="008C2D2E"/>
    <w:rsid w:val="008C4BF8"/>
    <w:rsid w:val="008C54B1"/>
    <w:rsid w:val="008C5928"/>
    <w:rsid w:val="008D0069"/>
    <w:rsid w:val="008D0A92"/>
    <w:rsid w:val="008D0ABE"/>
    <w:rsid w:val="008D0DDB"/>
    <w:rsid w:val="008D10B5"/>
    <w:rsid w:val="008D4981"/>
    <w:rsid w:val="008D5F8D"/>
    <w:rsid w:val="008D6D43"/>
    <w:rsid w:val="008D7D7D"/>
    <w:rsid w:val="008E122D"/>
    <w:rsid w:val="008E1539"/>
    <w:rsid w:val="008E30C2"/>
    <w:rsid w:val="008E3105"/>
    <w:rsid w:val="008E4273"/>
    <w:rsid w:val="008E488E"/>
    <w:rsid w:val="008E4A6A"/>
    <w:rsid w:val="008E5FC1"/>
    <w:rsid w:val="008E6193"/>
    <w:rsid w:val="008E64AF"/>
    <w:rsid w:val="008E6A23"/>
    <w:rsid w:val="008E704D"/>
    <w:rsid w:val="008E74EB"/>
    <w:rsid w:val="008E7C65"/>
    <w:rsid w:val="008F0227"/>
    <w:rsid w:val="008F02D4"/>
    <w:rsid w:val="008F0302"/>
    <w:rsid w:val="008F0405"/>
    <w:rsid w:val="008F14D2"/>
    <w:rsid w:val="008F277C"/>
    <w:rsid w:val="008F2CA9"/>
    <w:rsid w:val="008F2CCA"/>
    <w:rsid w:val="008F2F8B"/>
    <w:rsid w:val="008F3E5B"/>
    <w:rsid w:val="008F570F"/>
    <w:rsid w:val="008F58A8"/>
    <w:rsid w:val="009004FD"/>
    <w:rsid w:val="00900EDC"/>
    <w:rsid w:val="00901632"/>
    <w:rsid w:val="00901C90"/>
    <w:rsid w:val="0090223E"/>
    <w:rsid w:val="0090274B"/>
    <w:rsid w:val="00902A1B"/>
    <w:rsid w:val="0090354B"/>
    <w:rsid w:val="00904AAB"/>
    <w:rsid w:val="00904BB5"/>
    <w:rsid w:val="0090512C"/>
    <w:rsid w:val="009056FE"/>
    <w:rsid w:val="009061C7"/>
    <w:rsid w:val="0090745B"/>
    <w:rsid w:val="00907665"/>
    <w:rsid w:val="00911F73"/>
    <w:rsid w:val="00912FD4"/>
    <w:rsid w:val="00913B0D"/>
    <w:rsid w:val="00914057"/>
    <w:rsid w:val="0091492A"/>
    <w:rsid w:val="00914FB9"/>
    <w:rsid w:val="00915830"/>
    <w:rsid w:val="00916C20"/>
    <w:rsid w:val="009170C6"/>
    <w:rsid w:val="009175CE"/>
    <w:rsid w:val="00917B11"/>
    <w:rsid w:val="0092007C"/>
    <w:rsid w:val="009204C6"/>
    <w:rsid w:val="00920D36"/>
    <w:rsid w:val="0092123F"/>
    <w:rsid w:val="0092178B"/>
    <w:rsid w:val="009217AE"/>
    <w:rsid w:val="00921CC8"/>
    <w:rsid w:val="00921EFA"/>
    <w:rsid w:val="0092358C"/>
    <w:rsid w:val="00923A90"/>
    <w:rsid w:val="00924BDF"/>
    <w:rsid w:val="0092619B"/>
    <w:rsid w:val="009261C7"/>
    <w:rsid w:val="00926E7C"/>
    <w:rsid w:val="009274DB"/>
    <w:rsid w:val="0093020C"/>
    <w:rsid w:val="00931DC0"/>
    <w:rsid w:val="00932031"/>
    <w:rsid w:val="009323E4"/>
    <w:rsid w:val="0093284F"/>
    <w:rsid w:val="009334DC"/>
    <w:rsid w:val="00933DB6"/>
    <w:rsid w:val="00934F85"/>
    <w:rsid w:val="00935104"/>
    <w:rsid w:val="0093526C"/>
    <w:rsid w:val="0093584E"/>
    <w:rsid w:val="009373A8"/>
    <w:rsid w:val="00937DDE"/>
    <w:rsid w:val="009416D0"/>
    <w:rsid w:val="00941F15"/>
    <w:rsid w:val="00941F36"/>
    <w:rsid w:val="00942401"/>
    <w:rsid w:val="00942D00"/>
    <w:rsid w:val="00942D2B"/>
    <w:rsid w:val="00943882"/>
    <w:rsid w:val="009453C2"/>
    <w:rsid w:val="009457B8"/>
    <w:rsid w:val="00947C0F"/>
    <w:rsid w:val="00951C76"/>
    <w:rsid w:val="00954708"/>
    <w:rsid w:val="009554D1"/>
    <w:rsid w:val="0095677B"/>
    <w:rsid w:val="00957414"/>
    <w:rsid w:val="00960937"/>
    <w:rsid w:val="00960AF6"/>
    <w:rsid w:val="009613B7"/>
    <w:rsid w:val="00962D7F"/>
    <w:rsid w:val="00964C62"/>
    <w:rsid w:val="00965138"/>
    <w:rsid w:val="0096639A"/>
    <w:rsid w:val="00967ED3"/>
    <w:rsid w:val="0097023C"/>
    <w:rsid w:val="009705C3"/>
    <w:rsid w:val="0097355E"/>
    <w:rsid w:val="00973D81"/>
    <w:rsid w:val="0097529F"/>
    <w:rsid w:val="00975B60"/>
    <w:rsid w:val="00976D9A"/>
    <w:rsid w:val="009770A6"/>
    <w:rsid w:val="00980B46"/>
    <w:rsid w:val="009817A8"/>
    <w:rsid w:val="00982DBB"/>
    <w:rsid w:val="00983CBC"/>
    <w:rsid w:val="00983F09"/>
    <w:rsid w:val="00983FD7"/>
    <w:rsid w:val="00984640"/>
    <w:rsid w:val="009856B4"/>
    <w:rsid w:val="00985BAF"/>
    <w:rsid w:val="00986C36"/>
    <w:rsid w:val="009878BC"/>
    <w:rsid w:val="0099029B"/>
    <w:rsid w:val="00991E74"/>
    <w:rsid w:val="00992934"/>
    <w:rsid w:val="0099421A"/>
    <w:rsid w:val="00995E23"/>
    <w:rsid w:val="00997862"/>
    <w:rsid w:val="00997DCD"/>
    <w:rsid w:val="009A0FFE"/>
    <w:rsid w:val="009A1782"/>
    <w:rsid w:val="009A3F96"/>
    <w:rsid w:val="009A4C93"/>
    <w:rsid w:val="009A56DA"/>
    <w:rsid w:val="009A597C"/>
    <w:rsid w:val="009A63A5"/>
    <w:rsid w:val="009A64CE"/>
    <w:rsid w:val="009A69C3"/>
    <w:rsid w:val="009A6A3A"/>
    <w:rsid w:val="009A703B"/>
    <w:rsid w:val="009A79C8"/>
    <w:rsid w:val="009A7DA3"/>
    <w:rsid w:val="009A7F2D"/>
    <w:rsid w:val="009B0BBC"/>
    <w:rsid w:val="009B0ECB"/>
    <w:rsid w:val="009B59F3"/>
    <w:rsid w:val="009B60AC"/>
    <w:rsid w:val="009B6238"/>
    <w:rsid w:val="009B65BC"/>
    <w:rsid w:val="009B6EE0"/>
    <w:rsid w:val="009B7B0B"/>
    <w:rsid w:val="009C0B86"/>
    <w:rsid w:val="009C0DB1"/>
    <w:rsid w:val="009C16A1"/>
    <w:rsid w:val="009C194D"/>
    <w:rsid w:val="009C1D40"/>
    <w:rsid w:val="009C1F59"/>
    <w:rsid w:val="009C2126"/>
    <w:rsid w:val="009C2554"/>
    <w:rsid w:val="009C51B9"/>
    <w:rsid w:val="009C55EF"/>
    <w:rsid w:val="009C5B77"/>
    <w:rsid w:val="009D1FF2"/>
    <w:rsid w:val="009D2AB7"/>
    <w:rsid w:val="009D379C"/>
    <w:rsid w:val="009D5340"/>
    <w:rsid w:val="009D6597"/>
    <w:rsid w:val="009D75D8"/>
    <w:rsid w:val="009D760C"/>
    <w:rsid w:val="009D7C48"/>
    <w:rsid w:val="009E1989"/>
    <w:rsid w:val="009E2F89"/>
    <w:rsid w:val="009E3945"/>
    <w:rsid w:val="009E3A3D"/>
    <w:rsid w:val="009E3ABB"/>
    <w:rsid w:val="009E5D00"/>
    <w:rsid w:val="009E6566"/>
    <w:rsid w:val="009E7E2D"/>
    <w:rsid w:val="009F027B"/>
    <w:rsid w:val="009F0ECE"/>
    <w:rsid w:val="009F1643"/>
    <w:rsid w:val="009F2177"/>
    <w:rsid w:val="009F50E7"/>
    <w:rsid w:val="00A00016"/>
    <w:rsid w:val="00A0008E"/>
    <w:rsid w:val="00A00333"/>
    <w:rsid w:val="00A00FB6"/>
    <w:rsid w:val="00A01667"/>
    <w:rsid w:val="00A01BCE"/>
    <w:rsid w:val="00A02150"/>
    <w:rsid w:val="00A029E2"/>
    <w:rsid w:val="00A044D7"/>
    <w:rsid w:val="00A064FA"/>
    <w:rsid w:val="00A1258E"/>
    <w:rsid w:val="00A1311E"/>
    <w:rsid w:val="00A1356E"/>
    <w:rsid w:val="00A13B5F"/>
    <w:rsid w:val="00A14DE1"/>
    <w:rsid w:val="00A163C5"/>
    <w:rsid w:val="00A16F4C"/>
    <w:rsid w:val="00A1766E"/>
    <w:rsid w:val="00A17A7C"/>
    <w:rsid w:val="00A22481"/>
    <w:rsid w:val="00A22813"/>
    <w:rsid w:val="00A23B22"/>
    <w:rsid w:val="00A23C9E"/>
    <w:rsid w:val="00A24FC1"/>
    <w:rsid w:val="00A2517F"/>
    <w:rsid w:val="00A25923"/>
    <w:rsid w:val="00A25A1F"/>
    <w:rsid w:val="00A268BF"/>
    <w:rsid w:val="00A2794D"/>
    <w:rsid w:val="00A27D67"/>
    <w:rsid w:val="00A302B2"/>
    <w:rsid w:val="00A31BA7"/>
    <w:rsid w:val="00A32D9D"/>
    <w:rsid w:val="00A33983"/>
    <w:rsid w:val="00A34CD9"/>
    <w:rsid w:val="00A374E9"/>
    <w:rsid w:val="00A37D72"/>
    <w:rsid w:val="00A420D3"/>
    <w:rsid w:val="00A42934"/>
    <w:rsid w:val="00A43BDD"/>
    <w:rsid w:val="00A44C9D"/>
    <w:rsid w:val="00A44E96"/>
    <w:rsid w:val="00A457F5"/>
    <w:rsid w:val="00A4597D"/>
    <w:rsid w:val="00A47016"/>
    <w:rsid w:val="00A47BD2"/>
    <w:rsid w:val="00A50E48"/>
    <w:rsid w:val="00A50FDC"/>
    <w:rsid w:val="00A51E89"/>
    <w:rsid w:val="00A5351E"/>
    <w:rsid w:val="00A57762"/>
    <w:rsid w:val="00A60046"/>
    <w:rsid w:val="00A6053D"/>
    <w:rsid w:val="00A608FB"/>
    <w:rsid w:val="00A6162D"/>
    <w:rsid w:val="00A61A1E"/>
    <w:rsid w:val="00A61FBD"/>
    <w:rsid w:val="00A6226D"/>
    <w:rsid w:val="00A624E8"/>
    <w:rsid w:val="00A636FF"/>
    <w:rsid w:val="00A63DE9"/>
    <w:rsid w:val="00A646C4"/>
    <w:rsid w:val="00A64B44"/>
    <w:rsid w:val="00A65546"/>
    <w:rsid w:val="00A66FE5"/>
    <w:rsid w:val="00A67020"/>
    <w:rsid w:val="00A71D7C"/>
    <w:rsid w:val="00A72138"/>
    <w:rsid w:val="00A72A1D"/>
    <w:rsid w:val="00A744E9"/>
    <w:rsid w:val="00A74740"/>
    <w:rsid w:val="00A74815"/>
    <w:rsid w:val="00A77A51"/>
    <w:rsid w:val="00A8195D"/>
    <w:rsid w:val="00A82148"/>
    <w:rsid w:val="00A839F9"/>
    <w:rsid w:val="00A83C4E"/>
    <w:rsid w:val="00A83D5A"/>
    <w:rsid w:val="00A83E10"/>
    <w:rsid w:val="00A84B91"/>
    <w:rsid w:val="00A85887"/>
    <w:rsid w:val="00A85EB3"/>
    <w:rsid w:val="00A86CB7"/>
    <w:rsid w:val="00A86FCA"/>
    <w:rsid w:val="00A86FE1"/>
    <w:rsid w:val="00A903D6"/>
    <w:rsid w:val="00A9221B"/>
    <w:rsid w:val="00A94990"/>
    <w:rsid w:val="00A96B50"/>
    <w:rsid w:val="00A96E6F"/>
    <w:rsid w:val="00A96F07"/>
    <w:rsid w:val="00A97142"/>
    <w:rsid w:val="00A973EE"/>
    <w:rsid w:val="00AA0A76"/>
    <w:rsid w:val="00AA21A3"/>
    <w:rsid w:val="00AA37AE"/>
    <w:rsid w:val="00AA3952"/>
    <w:rsid w:val="00AA567A"/>
    <w:rsid w:val="00AA73D2"/>
    <w:rsid w:val="00AA73E9"/>
    <w:rsid w:val="00AA7863"/>
    <w:rsid w:val="00AB08BA"/>
    <w:rsid w:val="00AB1616"/>
    <w:rsid w:val="00AB2522"/>
    <w:rsid w:val="00AB4C4C"/>
    <w:rsid w:val="00AB55D8"/>
    <w:rsid w:val="00AC146F"/>
    <w:rsid w:val="00AC1A1B"/>
    <w:rsid w:val="00AC2777"/>
    <w:rsid w:val="00AC2F42"/>
    <w:rsid w:val="00AC31A9"/>
    <w:rsid w:val="00AC4F89"/>
    <w:rsid w:val="00AC7C99"/>
    <w:rsid w:val="00AD1100"/>
    <w:rsid w:val="00AD149D"/>
    <w:rsid w:val="00AD19F8"/>
    <w:rsid w:val="00AD3912"/>
    <w:rsid w:val="00AD3B23"/>
    <w:rsid w:val="00AD3C3D"/>
    <w:rsid w:val="00AD408A"/>
    <w:rsid w:val="00AD483B"/>
    <w:rsid w:val="00AD5137"/>
    <w:rsid w:val="00AD5897"/>
    <w:rsid w:val="00AD7ADE"/>
    <w:rsid w:val="00AD7B12"/>
    <w:rsid w:val="00AD7C12"/>
    <w:rsid w:val="00AD7F91"/>
    <w:rsid w:val="00AE1B95"/>
    <w:rsid w:val="00AE2E88"/>
    <w:rsid w:val="00AE3F05"/>
    <w:rsid w:val="00AE4058"/>
    <w:rsid w:val="00AE4507"/>
    <w:rsid w:val="00AE5EBD"/>
    <w:rsid w:val="00AE67B0"/>
    <w:rsid w:val="00AE6CD8"/>
    <w:rsid w:val="00AE7B2E"/>
    <w:rsid w:val="00AE7BA5"/>
    <w:rsid w:val="00AF0042"/>
    <w:rsid w:val="00AF040C"/>
    <w:rsid w:val="00AF2A61"/>
    <w:rsid w:val="00AF3AAC"/>
    <w:rsid w:val="00AF4208"/>
    <w:rsid w:val="00AF4A92"/>
    <w:rsid w:val="00AF4DC6"/>
    <w:rsid w:val="00AF5CB6"/>
    <w:rsid w:val="00AF6AF5"/>
    <w:rsid w:val="00AF73AB"/>
    <w:rsid w:val="00AF73C2"/>
    <w:rsid w:val="00AF7E30"/>
    <w:rsid w:val="00B014A7"/>
    <w:rsid w:val="00B03571"/>
    <w:rsid w:val="00B043AE"/>
    <w:rsid w:val="00B076CC"/>
    <w:rsid w:val="00B101A8"/>
    <w:rsid w:val="00B10240"/>
    <w:rsid w:val="00B10A46"/>
    <w:rsid w:val="00B10F5C"/>
    <w:rsid w:val="00B135BC"/>
    <w:rsid w:val="00B13657"/>
    <w:rsid w:val="00B13B0F"/>
    <w:rsid w:val="00B14908"/>
    <w:rsid w:val="00B15B99"/>
    <w:rsid w:val="00B15E28"/>
    <w:rsid w:val="00B17059"/>
    <w:rsid w:val="00B17154"/>
    <w:rsid w:val="00B17163"/>
    <w:rsid w:val="00B210C6"/>
    <w:rsid w:val="00B241E6"/>
    <w:rsid w:val="00B25BC0"/>
    <w:rsid w:val="00B2630B"/>
    <w:rsid w:val="00B27FA6"/>
    <w:rsid w:val="00B30F28"/>
    <w:rsid w:val="00B31DFF"/>
    <w:rsid w:val="00B326F8"/>
    <w:rsid w:val="00B33333"/>
    <w:rsid w:val="00B33836"/>
    <w:rsid w:val="00B338ED"/>
    <w:rsid w:val="00B339AC"/>
    <w:rsid w:val="00B33BED"/>
    <w:rsid w:val="00B351E5"/>
    <w:rsid w:val="00B3792E"/>
    <w:rsid w:val="00B41270"/>
    <w:rsid w:val="00B42669"/>
    <w:rsid w:val="00B42C5C"/>
    <w:rsid w:val="00B43E20"/>
    <w:rsid w:val="00B44511"/>
    <w:rsid w:val="00B44C70"/>
    <w:rsid w:val="00B45724"/>
    <w:rsid w:val="00B471B5"/>
    <w:rsid w:val="00B4765D"/>
    <w:rsid w:val="00B4787E"/>
    <w:rsid w:val="00B529A7"/>
    <w:rsid w:val="00B53611"/>
    <w:rsid w:val="00B5387C"/>
    <w:rsid w:val="00B54706"/>
    <w:rsid w:val="00B54989"/>
    <w:rsid w:val="00B54D13"/>
    <w:rsid w:val="00B54FCA"/>
    <w:rsid w:val="00B56A23"/>
    <w:rsid w:val="00B56D35"/>
    <w:rsid w:val="00B57685"/>
    <w:rsid w:val="00B618B9"/>
    <w:rsid w:val="00B62A5A"/>
    <w:rsid w:val="00B6620F"/>
    <w:rsid w:val="00B67459"/>
    <w:rsid w:val="00B67EC4"/>
    <w:rsid w:val="00B7182A"/>
    <w:rsid w:val="00B71BA4"/>
    <w:rsid w:val="00B72B47"/>
    <w:rsid w:val="00B732BC"/>
    <w:rsid w:val="00B75273"/>
    <w:rsid w:val="00B75901"/>
    <w:rsid w:val="00B76478"/>
    <w:rsid w:val="00B77A1B"/>
    <w:rsid w:val="00B80344"/>
    <w:rsid w:val="00B818CE"/>
    <w:rsid w:val="00B82487"/>
    <w:rsid w:val="00B825D6"/>
    <w:rsid w:val="00B833C3"/>
    <w:rsid w:val="00B85433"/>
    <w:rsid w:val="00B874F6"/>
    <w:rsid w:val="00B90834"/>
    <w:rsid w:val="00B90934"/>
    <w:rsid w:val="00B92D79"/>
    <w:rsid w:val="00B92ECD"/>
    <w:rsid w:val="00B93D37"/>
    <w:rsid w:val="00B94A48"/>
    <w:rsid w:val="00B94CC5"/>
    <w:rsid w:val="00B9509C"/>
    <w:rsid w:val="00B950BF"/>
    <w:rsid w:val="00B95A1E"/>
    <w:rsid w:val="00B97114"/>
    <w:rsid w:val="00B97521"/>
    <w:rsid w:val="00B979F0"/>
    <w:rsid w:val="00BA1F39"/>
    <w:rsid w:val="00BB04C0"/>
    <w:rsid w:val="00BB0608"/>
    <w:rsid w:val="00BB1787"/>
    <w:rsid w:val="00BB51F7"/>
    <w:rsid w:val="00BB52D3"/>
    <w:rsid w:val="00BB6835"/>
    <w:rsid w:val="00BB6B5B"/>
    <w:rsid w:val="00BB7411"/>
    <w:rsid w:val="00BB7A77"/>
    <w:rsid w:val="00BC3E8A"/>
    <w:rsid w:val="00BC4B0D"/>
    <w:rsid w:val="00BC4B18"/>
    <w:rsid w:val="00BC61F0"/>
    <w:rsid w:val="00BC6290"/>
    <w:rsid w:val="00BC70DE"/>
    <w:rsid w:val="00BC73A6"/>
    <w:rsid w:val="00BD0C59"/>
    <w:rsid w:val="00BD1141"/>
    <w:rsid w:val="00BD3697"/>
    <w:rsid w:val="00BD38C7"/>
    <w:rsid w:val="00BD4123"/>
    <w:rsid w:val="00BD4500"/>
    <w:rsid w:val="00BD510F"/>
    <w:rsid w:val="00BD55ED"/>
    <w:rsid w:val="00BD6B85"/>
    <w:rsid w:val="00BE07EB"/>
    <w:rsid w:val="00BE08F7"/>
    <w:rsid w:val="00BE0F70"/>
    <w:rsid w:val="00BE124D"/>
    <w:rsid w:val="00BE20A3"/>
    <w:rsid w:val="00BE21D3"/>
    <w:rsid w:val="00BE2D5A"/>
    <w:rsid w:val="00BE427A"/>
    <w:rsid w:val="00BE47B3"/>
    <w:rsid w:val="00BE52BF"/>
    <w:rsid w:val="00BE5E80"/>
    <w:rsid w:val="00BE7240"/>
    <w:rsid w:val="00BF0D99"/>
    <w:rsid w:val="00BF27B2"/>
    <w:rsid w:val="00BF39D3"/>
    <w:rsid w:val="00BF3EE3"/>
    <w:rsid w:val="00BF4290"/>
    <w:rsid w:val="00BF482D"/>
    <w:rsid w:val="00BF49BA"/>
    <w:rsid w:val="00BF4B03"/>
    <w:rsid w:val="00BF52CC"/>
    <w:rsid w:val="00BF6527"/>
    <w:rsid w:val="00BF680F"/>
    <w:rsid w:val="00BF6EFF"/>
    <w:rsid w:val="00BF7133"/>
    <w:rsid w:val="00BF7462"/>
    <w:rsid w:val="00C02484"/>
    <w:rsid w:val="00C03391"/>
    <w:rsid w:val="00C03EF5"/>
    <w:rsid w:val="00C05689"/>
    <w:rsid w:val="00C06451"/>
    <w:rsid w:val="00C06F79"/>
    <w:rsid w:val="00C072C5"/>
    <w:rsid w:val="00C07D95"/>
    <w:rsid w:val="00C10017"/>
    <w:rsid w:val="00C10029"/>
    <w:rsid w:val="00C10E25"/>
    <w:rsid w:val="00C12E3D"/>
    <w:rsid w:val="00C131DB"/>
    <w:rsid w:val="00C14834"/>
    <w:rsid w:val="00C14E16"/>
    <w:rsid w:val="00C21240"/>
    <w:rsid w:val="00C21345"/>
    <w:rsid w:val="00C21B2B"/>
    <w:rsid w:val="00C22B01"/>
    <w:rsid w:val="00C2329F"/>
    <w:rsid w:val="00C23C2E"/>
    <w:rsid w:val="00C247A3"/>
    <w:rsid w:val="00C24DA0"/>
    <w:rsid w:val="00C260BF"/>
    <w:rsid w:val="00C27C77"/>
    <w:rsid w:val="00C3072A"/>
    <w:rsid w:val="00C31B7C"/>
    <w:rsid w:val="00C376ED"/>
    <w:rsid w:val="00C41311"/>
    <w:rsid w:val="00C42E79"/>
    <w:rsid w:val="00C43CD4"/>
    <w:rsid w:val="00C4414C"/>
    <w:rsid w:val="00C444C3"/>
    <w:rsid w:val="00C44C85"/>
    <w:rsid w:val="00C46DBD"/>
    <w:rsid w:val="00C471F8"/>
    <w:rsid w:val="00C473E9"/>
    <w:rsid w:val="00C53BF0"/>
    <w:rsid w:val="00C53D32"/>
    <w:rsid w:val="00C53F60"/>
    <w:rsid w:val="00C5607B"/>
    <w:rsid w:val="00C56DD1"/>
    <w:rsid w:val="00C60086"/>
    <w:rsid w:val="00C604FA"/>
    <w:rsid w:val="00C63B66"/>
    <w:rsid w:val="00C63C68"/>
    <w:rsid w:val="00C66C0C"/>
    <w:rsid w:val="00C7019A"/>
    <w:rsid w:val="00C71613"/>
    <w:rsid w:val="00C72B19"/>
    <w:rsid w:val="00C73C69"/>
    <w:rsid w:val="00C74B40"/>
    <w:rsid w:val="00C75440"/>
    <w:rsid w:val="00C75D21"/>
    <w:rsid w:val="00C76527"/>
    <w:rsid w:val="00C7716F"/>
    <w:rsid w:val="00C77F35"/>
    <w:rsid w:val="00C81902"/>
    <w:rsid w:val="00C834B5"/>
    <w:rsid w:val="00C83D38"/>
    <w:rsid w:val="00C84ED4"/>
    <w:rsid w:val="00C8534C"/>
    <w:rsid w:val="00C85784"/>
    <w:rsid w:val="00C85F9D"/>
    <w:rsid w:val="00C86D09"/>
    <w:rsid w:val="00C87689"/>
    <w:rsid w:val="00C8775A"/>
    <w:rsid w:val="00C9149E"/>
    <w:rsid w:val="00C91CD8"/>
    <w:rsid w:val="00C91CE2"/>
    <w:rsid w:val="00C91D0F"/>
    <w:rsid w:val="00C937FB"/>
    <w:rsid w:val="00C93D37"/>
    <w:rsid w:val="00C94B54"/>
    <w:rsid w:val="00C95EC4"/>
    <w:rsid w:val="00C9697F"/>
    <w:rsid w:val="00CA2670"/>
    <w:rsid w:val="00CA2BEB"/>
    <w:rsid w:val="00CA3B66"/>
    <w:rsid w:val="00CA3D21"/>
    <w:rsid w:val="00CA548C"/>
    <w:rsid w:val="00CA54C2"/>
    <w:rsid w:val="00CA5991"/>
    <w:rsid w:val="00CA5F60"/>
    <w:rsid w:val="00CA6F0D"/>
    <w:rsid w:val="00CA7D76"/>
    <w:rsid w:val="00CB0BB7"/>
    <w:rsid w:val="00CB204F"/>
    <w:rsid w:val="00CB354D"/>
    <w:rsid w:val="00CB4BD5"/>
    <w:rsid w:val="00CB5B69"/>
    <w:rsid w:val="00CB5F71"/>
    <w:rsid w:val="00CB7313"/>
    <w:rsid w:val="00CB7F6C"/>
    <w:rsid w:val="00CC0344"/>
    <w:rsid w:val="00CC1460"/>
    <w:rsid w:val="00CC1668"/>
    <w:rsid w:val="00CC2186"/>
    <w:rsid w:val="00CC2445"/>
    <w:rsid w:val="00CC26A7"/>
    <w:rsid w:val="00CC3588"/>
    <w:rsid w:val="00CC4B95"/>
    <w:rsid w:val="00CC727A"/>
    <w:rsid w:val="00CC7AF6"/>
    <w:rsid w:val="00CD06F0"/>
    <w:rsid w:val="00CD09DF"/>
    <w:rsid w:val="00CD235C"/>
    <w:rsid w:val="00CD25B6"/>
    <w:rsid w:val="00CD39A5"/>
    <w:rsid w:val="00CD5A58"/>
    <w:rsid w:val="00CD65E4"/>
    <w:rsid w:val="00CD6E66"/>
    <w:rsid w:val="00CD76AC"/>
    <w:rsid w:val="00CD7F74"/>
    <w:rsid w:val="00CE38A6"/>
    <w:rsid w:val="00CE4460"/>
    <w:rsid w:val="00CE5349"/>
    <w:rsid w:val="00CE5804"/>
    <w:rsid w:val="00CF055E"/>
    <w:rsid w:val="00CF1BB1"/>
    <w:rsid w:val="00CF1EF8"/>
    <w:rsid w:val="00CF2563"/>
    <w:rsid w:val="00CF4B4D"/>
    <w:rsid w:val="00CF5D31"/>
    <w:rsid w:val="00CF6AA9"/>
    <w:rsid w:val="00CF6CBF"/>
    <w:rsid w:val="00CF70B7"/>
    <w:rsid w:val="00CF71AC"/>
    <w:rsid w:val="00D00CC5"/>
    <w:rsid w:val="00D00EFF"/>
    <w:rsid w:val="00D01B6D"/>
    <w:rsid w:val="00D04114"/>
    <w:rsid w:val="00D04845"/>
    <w:rsid w:val="00D04D1B"/>
    <w:rsid w:val="00D056C1"/>
    <w:rsid w:val="00D105DE"/>
    <w:rsid w:val="00D10A86"/>
    <w:rsid w:val="00D10B34"/>
    <w:rsid w:val="00D10ECE"/>
    <w:rsid w:val="00D1125F"/>
    <w:rsid w:val="00D13035"/>
    <w:rsid w:val="00D139C9"/>
    <w:rsid w:val="00D13BF9"/>
    <w:rsid w:val="00D1441B"/>
    <w:rsid w:val="00D167CF"/>
    <w:rsid w:val="00D2159C"/>
    <w:rsid w:val="00D22578"/>
    <w:rsid w:val="00D22D8F"/>
    <w:rsid w:val="00D24D58"/>
    <w:rsid w:val="00D25147"/>
    <w:rsid w:val="00D2518A"/>
    <w:rsid w:val="00D25C1C"/>
    <w:rsid w:val="00D25D08"/>
    <w:rsid w:val="00D26B8C"/>
    <w:rsid w:val="00D26D43"/>
    <w:rsid w:val="00D272F2"/>
    <w:rsid w:val="00D305BD"/>
    <w:rsid w:val="00D31666"/>
    <w:rsid w:val="00D3356D"/>
    <w:rsid w:val="00D335B9"/>
    <w:rsid w:val="00D3658B"/>
    <w:rsid w:val="00D36953"/>
    <w:rsid w:val="00D36D87"/>
    <w:rsid w:val="00D3731E"/>
    <w:rsid w:val="00D403D3"/>
    <w:rsid w:val="00D40DF6"/>
    <w:rsid w:val="00D42A92"/>
    <w:rsid w:val="00D42AF2"/>
    <w:rsid w:val="00D42FE3"/>
    <w:rsid w:val="00D45A60"/>
    <w:rsid w:val="00D468E0"/>
    <w:rsid w:val="00D47B74"/>
    <w:rsid w:val="00D47F63"/>
    <w:rsid w:val="00D505D2"/>
    <w:rsid w:val="00D52954"/>
    <w:rsid w:val="00D535CB"/>
    <w:rsid w:val="00D53778"/>
    <w:rsid w:val="00D53B16"/>
    <w:rsid w:val="00D54BE3"/>
    <w:rsid w:val="00D5515E"/>
    <w:rsid w:val="00D55612"/>
    <w:rsid w:val="00D5723D"/>
    <w:rsid w:val="00D57427"/>
    <w:rsid w:val="00D60122"/>
    <w:rsid w:val="00D64A42"/>
    <w:rsid w:val="00D66227"/>
    <w:rsid w:val="00D668B3"/>
    <w:rsid w:val="00D66C31"/>
    <w:rsid w:val="00D701B1"/>
    <w:rsid w:val="00D70CE9"/>
    <w:rsid w:val="00D71158"/>
    <w:rsid w:val="00D72EA4"/>
    <w:rsid w:val="00D737E6"/>
    <w:rsid w:val="00D73EFA"/>
    <w:rsid w:val="00D7606F"/>
    <w:rsid w:val="00D7611F"/>
    <w:rsid w:val="00D7639B"/>
    <w:rsid w:val="00D76576"/>
    <w:rsid w:val="00D766EC"/>
    <w:rsid w:val="00D80243"/>
    <w:rsid w:val="00D80691"/>
    <w:rsid w:val="00D80C00"/>
    <w:rsid w:val="00D82581"/>
    <w:rsid w:val="00D82955"/>
    <w:rsid w:val="00D829D8"/>
    <w:rsid w:val="00D8449F"/>
    <w:rsid w:val="00D852B4"/>
    <w:rsid w:val="00D87D7C"/>
    <w:rsid w:val="00D90B5D"/>
    <w:rsid w:val="00D9125A"/>
    <w:rsid w:val="00D92D82"/>
    <w:rsid w:val="00D975E2"/>
    <w:rsid w:val="00DA215E"/>
    <w:rsid w:val="00DA3B12"/>
    <w:rsid w:val="00DA5A1B"/>
    <w:rsid w:val="00DA631F"/>
    <w:rsid w:val="00DA63F7"/>
    <w:rsid w:val="00DA7817"/>
    <w:rsid w:val="00DB0942"/>
    <w:rsid w:val="00DB0999"/>
    <w:rsid w:val="00DB0F45"/>
    <w:rsid w:val="00DB1ED0"/>
    <w:rsid w:val="00DB28E8"/>
    <w:rsid w:val="00DB368A"/>
    <w:rsid w:val="00DB3CE7"/>
    <w:rsid w:val="00DB40EA"/>
    <w:rsid w:val="00DB5974"/>
    <w:rsid w:val="00DB6875"/>
    <w:rsid w:val="00DC0453"/>
    <w:rsid w:val="00DC0D27"/>
    <w:rsid w:val="00DC1A42"/>
    <w:rsid w:val="00DC1C7D"/>
    <w:rsid w:val="00DC344E"/>
    <w:rsid w:val="00DC38FF"/>
    <w:rsid w:val="00DD0863"/>
    <w:rsid w:val="00DD228F"/>
    <w:rsid w:val="00DD4763"/>
    <w:rsid w:val="00DD5FB6"/>
    <w:rsid w:val="00DD6180"/>
    <w:rsid w:val="00DD6268"/>
    <w:rsid w:val="00DD72CB"/>
    <w:rsid w:val="00DE070F"/>
    <w:rsid w:val="00DE196E"/>
    <w:rsid w:val="00DE3B48"/>
    <w:rsid w:val="00DE49AB"/>
    <w:rsid w:val="00DE4A43"/>
    <w:rsid w:val="00DE59F9"/>
    <w:rsid w:val="00DE5A29"/>
    <w:rsid w:val="00DE5A2D"/>
    <w:rsid w:val="00DE5F50"/>
    <w:rsid w:val="00DE6C84"/>
    <w:rsid w:val="00DE70DF"/>
    <w:rsid w:val="00DF0CEA"/>
    <w:rsid w:val="00DF17EE"/>
    <w:rsid w:val="00DF2A6B"/>
    <w:rsid w:val="00DF35BE"/>
    <w:rsid w:val="00DF5376"/>
    <w:rsid w:val="00DF5979"/>
    <w:rsid w:val="00DF7441"/>
    <w:rsid w:val="00E00357"/>
    <w:rsid w:val="00E00916"/>
    <w:rsid w:val="00E00BCB"/>
    <w:rsid w:val="00E01768"/>
    <w:rsid w:val="00E022DE"/>
    <w:rsid w:val="00E030E3"/>
    <w:rsid w:val="00E04CD1"/>
    <w:rsid w:val="00E04ED6"/>
    <w:rsid w:val="00E0505E"/>
    <w:rsid w:val="00E0751F"/>
    <w:rsid w:val="00E11681"/>
    <w:rsid w:val="00E11EE9"/>
    <w:rsid w:val="00E12063"/>
    <w:rsid w:val="00E13ACA"/>
    <w:rsid w:val="00E14F72"/>
    <w:rsid w:val="00E15105"/>
    <w:rsid w:val="00E16466"/>
    <w:rsid w:val="00E16758"/>
    <w:rsid w:val="00E2110E"/>
    <w:rsid w:val="00E234C9"/>
    <w:rsid w:val="00E24613"/>
    <w:rsid w:val="00E24B47"/>
    <w:rsid w:val="00E256E6"/>
    <w:rsid w:val="00E25A71"/>
    <w:rsid w:val="00E26088"/>
    <w:rsid w:val="00E263BF"/>
    <w:rsid w:val="00E26444"/>
    <w:rsid w:val="00E26685"/>
    <w:rsid w:val="00E26D95"/>
    <w:rsid w:val="00E26EAE"/>
    <w:rsid w:val="00E273B2"/>
    <w:rsid w:val="00E27B45"/>
    <w:rsid w:val="00E27F9A"/>
    <w:rsid w:val="00E309CD"/>
    <w:rsid w:val="00E30A7E"/>
    <w:rsid w:val="00E31559"/>
    <w:rsid w:val="00E315F1"/>
    <w:rsid w:val="00E3211B"/>
    <w:rsid w:val="00E3217F"/>
    <w:rsid w:val="00E32EE3"/>
    <w:rsid w:val="00E33812"/>
    <w:rsid w:val="00E33F89"/>
    <w:rsid w:val="00E3510C"/>
    <w:rsid w:val="00E35343"/>
    <w:rsid w:val="00E3534F"/>
    <w:rsid w:val="00E353DF"/>
    <w:rsid w:val="00E355D6"/>
    <w:rsid w:val="00E356B7"/>
    <w:rsid w:val="00E36FE4"/>
    <w:rsid w:val="00E40002"/>
    <w:rsid w:val="00E40F09"/>
    <w:rsid w:val="00E4264A"/>
    <w:rsid w:val="00E428C5"/>
    <w:rsid w:val="00E43302"/>
    <w:rsid w:val="00E433EF"/>
    <w:rsid w:val="00E455AC"/>
    <w:rsid w:val="00E46226"/>
    <w:rsid w:val="00E4623B"/>
    <w:rsid w:val="00E47370"/>
    <w:rsid w:val="00E4767C"/>
    <w:rsid w:val="00E47EB0"/>
    <w:rsid w:val="00E50F52"/>
    <w:rsid w:val="00E5106B"/>
    <w:rsid w:val="00E523F7"/>
    <w:rsid w:val="00E52411"/>
    <w:rsid w:val="00E537FC"/>
    <w:rsid w:val="00E54A88"/>
    <w:rsid w:val="00E54E27"/>
    <w:rsid w:val="00E569E7"/>
    <w:rsid w:val="00E57D08"/>
    <w:rsid w:val="00E57F9A"/>
    <w:rsid w:val="00E605F1"/>
    <w:rsid w:val="00E60E79"/>
    <w:rsid w:val="00E617F7"/>
    <w:rsid w:val="00E6247C"/>
    <w:rsid w:val="00E63D2C"/>
    <w:rsid w:val="00E6549A"/>
    <w:rsid w:val="00E6685B"/>
    <w:rsid w:val="00E66DA8"/>
    <w:rsid w:val="00E679B7"/>
    <w:rsid w:val="00E703B0"/>
    <w:rsid w:val="00E70DFB"/>
    <w:rsid w:val="00E72347"/>
    <w:rsid w:val="00E73149"/>
    <w:rsid w:val="00E73B16"/>
    <w:rsid w:val="00E74C92"/>
    <w:rsid w:val="00E76370"/>
    <w:rsid w:val="00E76381"/>
    <w:rsid w:val="00E77655"/>
    <w:rsid w:val="00E77FF3"/>
    <w:rsid w:val="00E808EA"/>
    <w:rsid w:val="00E80F74"/>
    <w:rsid w:val="00E81534"/>
    <w:rsid w:val="00E8370A"/>
    <w:rsid w:val="00E83E71"/>
    <w:rsid w:val="00E8795F"/>
    <w:rsid w:val="00E9063C"/>
    <w:rsid w:val="00E9072E"/>
    <w:rsid w:val="00E90B0C"/>
    <w:rsid w:val="00E92471"/>
    <w:rsid w:val="00E93733"/>
    <w:rsid w:val="00E93B9B"/>
    <w:rsid w:val="00E95D27"/>
    <w:rsid w:val="00EA0F8F"/>
    <w:rsid w:val="00EA425D"/>
    <w:rsid w:val="00EA6EB2"/>
    <w:rsid w:val="00EB0708"/>
    <w:rsid w:val="00EB1053"/>
    <w:rsid w:val="00EB5800"/>
    <w:rsid w:val="00EB62DC"/>
    <w:rsid w:val="00EB72F6"/>
    <w:rsid w:val="00EC04CE"/>
    <w:rsid w:val="00EC09FA"/>
    <w:rsid w:val="00EC1E7A"/>
    <w:rsid w:val="00EC2361"/>
    <w:rsid w:val="00EC28AF"/>
    <w:rsid w:val="00EC2C1E"/>
    <w:rsid w:val="00EC39ED"/>
    <w:rsid w:val="00EC55DA"/>
    <w:rsid w:val="00EC69FE"/>
    <w:rsid w:val="00ED0C1A"/>
    <w:rsid w:val="00ED1A79"/>
    <w:rsid w:val="00ED2FBB"/>
    <w:rsid w:val="00ED3208"/>
    <w:rsid w:val="00ED3FCC"/>
    <w:rsid w:val="00ED659C"/>
    <w:rsid w:val="00EE0626"/>
    <w:rsid w:val="00EE156E"/>
    <w:rsid w:val="00EE1CF6"/>
    <w:rsid w:val="00EE2F20"/>
    <w:rsid w:val="00EE348D"/>
    <w:rsid w:val="00EE40A1"/>
    <w:rsid w:val="00EE411C"/>
    <w:rsid w:val="00EE5075"/>
    <w:rsid w:val="00EE571C"/>
    <w:rsid w:val="00EE5BE2"/>
    <w:rsid w:val="00EE6C7A"/>
    <w:rsid w:val="00EE6E12"/>
    <w:rsid w:val="00EF05F2"/>
    <w:rsid w:val="00EF0AC5"/>
    <w:rsid w:val="00EF1102"/>
    <w:rsid w:val="00EF1179"/>
    <w:rsid w:val="00EF319A"/>
    <w:rsid w:val="00EF3ECC"/>
    <w:rsid w:val="00EF4103"/>
    <w:rsid w:val="00EF43B2"/>
    <w:rsid w:val="00EF7F1F"/>
    <w:rsid w:val="00F007B0"/>
    <w:rsid w:val="00F02526"/>
    <w:rsid w:val="00F0520F"/>
    <w:rsid w:val="00F06115"/>
    <w:rsid w:val="00F0612D"/>
    <w:rsid w:val="00F12755"/>
    <w:rsid w:val="00F131D1"/>
    <w:rsid w:val="00F13AA6"/>
    <w:rsid w:val="00F16E11"/>
    <w:rsid w:val="00F20542"/>
    <w:rsid w:val="00F21430"/>
    <w:rsid w:val="00F217F6"/>
    <w:rsid w:val="00F2235C"/>
    <w:rsid w:val="00F232EC"/>
    <w:rsid w:val="00F23653"/>
    <w:rsid w:val="00F23F5B"/>
    <w:rsid w:val="00F2439A"/>
    <w:rsid w:val="00F25348"/>
    <w:rsid w:val="00F25D3B"/>
    <w:rsid w:val="00F301B7"/>
    <w:rsid w:val="00F30565"/>
    <w:rsid w:val="00F3129A"/>
    <w:rsid w:val="00F31652"/>
    <w:rsid w:val="00F317A5"/>
    <w:rsid w:val="00F31CA8"/>
    <w:rsid w:val="00F32737"/>
    <w:rsid w:val="00F36B2C"/>
    <w:rsid w:val="00F370EE"/>
    <w:rsid w:val="00F40F5D"/>
    <w:rsid w:val="00F41810"/>
    <w:rsid w:val="00F4208A"/>
    <w:rsid w:val="00F4429E"/>
    <w:rsid w:val="00F44699"/>
    <w:rsid w:val="00F448A8"/>
    <w:rsid w:val="00F44E02"/>
    <w:rsid w:val="00F44F0D"/>
    <w:rsid w:val="00F46321"/>
    <w:rsid w:val="00F46848"/>
    <w:rsid w:val="00F50713"/>
    <w:rsid w:val="00F50FD4"/>
    <w:rsid w:val="00F515B1"/>
    <w:rsid w:val="00F516F5"/>
    <w:rsid w:val="00F521E3"/>
    <w:rsid w:val="00F53309"/>
    <w:rsid w:val="00F53C04"/>
    <w:rsid w:val="00F541D4"/>
    <w:rsid w:val="00F55C62"/>
    <w:rsid w:val="00F57C05"/>
    <w:rsid w:val="00F60DF7"/>
    <w:rsid w:val="00F61F57"/>
    <w:rsid w:val="00F630D9"/>
    <w:rsid w:val="00F6432C"/>
    <w:rsid w:val="00F650FB"/>
    <w:rsid w:val="00F70279"/>
    <w:rsid w:val="00F703D3"/>
    <w:rsid w:val="00F71F7B"/>
    <w:rsid w:val="00F738D1"/>
    <w:rsid w:val="00F753DA"/>
    <w:rsid w:val="00F75C19"/>
    <w:rsid w:val="00F75C58"/>
    <w:rsid w:val="00F76960"/>
    <w:rsid w:val="00F77A08"/>
    <w:rsid w:val="00F81D00"/>
    <w:rsid w:val="00F84AA3"/>
    <w:rsid w:val="00F8628F"/>
    <w:rsid w:val="00F86B77"/>
    <w:rsid w:val="00F8750D"/>
    <w:rsid w:val="00F87569"/>
    <w:rsid w:val="00F92311"/>
    <w:rsid w:val="00F93034"/>
    <w:rsid w:val="00F93142"/>
    <w:rsid w:val="00F9378F"/>
    <w:rsid w:val="00F948EE"/>
    <w:rsid w:val="00F94E53"/>
    <w:rsid w:val="00F967EE"/>
    <w:rsid w:val="00FA07BF"/>
    <w:rsid w:val="00FA0B2C"/>
    <w:rsid w:val="00FA1272"/>
    <w:rsid w:val="00FA19E9"/>
    <w:rsid w:val="00FA1AFA"/>
    <w:rsid w:val="00FA1C42"/>
    <w:rsid w:val="00FA2676"/>
    <w:rsid w:val="00FA487A"/>
    <w:rsid w:val="00FA608F"/>
    <w:rsid w:val="00FA701B"/>
    <w:rsid w:val="00FA7C1A"/>
    <w:rsid w:val="00FB27E6"/>
    <w:rsid w:val="00FB3056"/>
    <w:rsid w:val="00FB4DDB"/>
    <w:rsid w:val="00FB5128"/>
    <w:rsid w:val="00FB5364"/>
    <w:rsid w:val="00FB61D1"/>
    <w:rsid w:val="00FB736A"/>
    <w:rsid w:val="00FB7652"/>
    <w:rsid w:val="00FC0E5B"/>
    <w:rsid w:val="00FC146D"/>
    <w:rsid w:val="00FC1EE2"/>
    <w:rsid w:val="00FC2F6B"/>
    <w:rsid w:val="00FC3503"/>
    <w:rsid w:val="00FC429B"/>
    <w:rsid w:val="00FC68BA"/>
    <w:rsid w:val="00FD0665"/>
    <w:rsid w:val="00FD1D0E"/>
    <w:rsid w:val="00FD2E09"/>
    <w:rsid w:val="00FD38C6"/>
    <w:rsid w:val="00FD3A02"/>
    <w:rsid w:val="00FD4423"/>
    <w:rsid w:val="00FD743F"/>
    <w:rsid w:val="00FD7881"/>
    <w:rsid w:val="00FE0782"/>
    <w:rsid w:val="00FE0F08"/>
    <w:rsid w:val="00FE1354"/>
    <w:rsid w:val="00FE3733"/>
    <w:rsid w:val="00FE5563"/>
    <w:rsid w:val="00FE6663"/>
    <w:rsid w:val="00FE7630"/>
    <w:rsid w:val="00FF07E8"/>
    <w:rsid w:val="00FF0934"/>
    <w:rsid w:val="00FF1503"/>
    <w:rsid w:val="00FF18FD"/>
    <w:rsid w:val="00FF1C79"/>
    <w:rsid w:val="00FF275B"/>
    <w:rsid w:val="00FF2C91"/>
    <w:rsid w:val="00FF36F1"/>
    <w:rsid w:val="00FF4ADA"/>
    <w:rsid w:val="00FF4D30"/>
    <w:rsid w:val="00FF555A"/>
    <w:rsid w:val="00FF63A3"/>
    <w:rsid w:val="01FD3441"/>
    <w:rsid w:val="031620AC"/>
    <w:rsid w:val="031D7641"/>
    <w:rsid w:val="034675D0"/>
    <w:rsid w:val="03776D9B"/>
    <w:rsid w:val="03AF1EF3"/>
    <w:rsid w:val="03C6073D"/>
    <w:rsid w:val="03F82484"/>
    <w:rsid w:val="048D5DDD"/>
    <w:rsid w:val="0589573A"/>
    <w:rsid w:val="070E0C9B"/>
    <w:rsid w:val="07690F93"/>
    <w:rsid w:val="08732C15"/>
    <w:rsid w:val="09410DFB"/>
    <w:rsid w:val="09434CDD"/>
    <w:rsid w:val="095063E2"/>
    <w:rsid w:val="0973464C"/>
    <w:rsid w:val="09B90AFC"/>
    <w:rsid w:val="0A282691"/>
    <w:rsid w:val="0B0F784B"/>
    <w:rsid w:val="0B561533"/>
    <w:rsid w:val="0B8F16E6"/>
    <w:rsid w:val="0BCD555B"/>
    <w:rsid w:val="0C1325D1"/>
    <w:rsid w:val="0C1D76C0"/>
    <w:rsid w:val="0CF424F2"/>
    <w:rsid w:val="0E0225FA"/>
    <w:rsid w:val="0F384BB8"/>
    <w:rsid w:val="10472BFF"/>
    <w:rsid w:val="105C735C"/>
    <w:rsid w:val="10B91768"/>
    <w:rsid w:val="10C57761"/>
    <w:rsid w:val="1180342B"/>
    <w:rsid w:val="11AD3EB1"/>
    <w:rsid w:val="11CE4DE9"/>
    <w:rsid w:val="131D4704"/>
    <w:rsid w:val="131E2317"/>
    <w:rsid w:val="137A533E"/>
    <w:rsid w:val="1383563F"/>
    <w:rsid w:val="13C379DA"/>
    <w:rsid w:val="14065285"/>
    <w:rsid w:val="145558C5"/>
    <w:rsid w:val="146E4CDC"/>
    <w:rsid w:val="147D6BCA"/>
    <w:rsid w:val="15235CEF"/>
    <w:rsid w:val="156E637C"/>
    <w:rsid w:val="15C156F3"/>
    <w:rsid w:val="15E370BC"/>
    <w:rsid w:val="162F5B46"/>
    <w:rsid w:val="165E55D6"/>
    <w:rsid w:val="17732D8B"/>
    <w:rsid w:val="1803725F"/>
    <w:rsid w:val="18121CD9"/>
    <w:rsid w:val="1823438A"/>
    <w:rsid w:val="18A46E1B"/>
    <w:rsid w:val="18C6108C"/>
    <w:rsid w:val="18F757FE"/>
    <w:rsid w:val="192817FA"/>
    <w:rsid w:val="193C2EF3"/>
    <w:rsid w:val="194E6691"/>
    <w:rsid w:val="1ABF7F3C"/>
    <w:rsid w:val="1ACB4D6C"/>
    <w:rsid w:val="1B486F7E"/>
    <w:rsid w:val="1B522449"/>
    <w:rsid w:val="1B527002"/>
    <w:rsid w:val="1B9B187F"/>
    <w:rsid w:val="1C1362A1"/>
    <w:rsid w:val="1CC070E7"/>
    <w:rsid w:val="1D385D84"/>
    <w:rsid w:val="1D533AA2"/>
    <w:rsid w:val="1D5E51F6"/>
    <w:rsid w:val="1DE67964"/>
    <w:rsid w:val="1DF3566A"/>
    <w:rsid w:val="1E0E1308"/>
    <w:rsid w:val="1E7B5AE8"/>
    <w:rsid w:val="1E811DDB"/>
    <w:rsid w:val="1E951E5D"/>
    <w:rsid w:val="1F447C1D"/>
    <w:rsid w:val="1FB3666C"/>
    <w:rsid w:val="1FE15433"/>
    <w:rsid w:val="202251F5"/>
    <w:rsid w:val="21B06830"/>
    <w:rsid w:val="2307540F"/>
    <w:rsid w:val="233D65A5"/>
    <w:rsid w:val="23B42D64"/>
    <w:rsid w:val="23B92379"/>
    <w:rsid w:val="23BB77E8"/>
    <w:rsid w:val="23D132A7"/>
    <w:rsid w:val="242803C9"/>
    <w:rsid w:val="24EF320A"/>
    <w:rsid w:val="25014E04"/>
    <w:rsid w:val="25254F68"/>
    <w:rsid w:val="25E62D7C"/>
    <w:rsid w:val="260F5480"/>
    <w:rsid w:val="263C44EF"/>
    <w:rsid w:val="267442D0"/>
    <w:rsid w:val="26815EAE"/>
    <w:rsid w:val="26A729D4"/>
    <w:rsid w:val="2702368A"/>
    <w:rsid w:val="276C31F9"/>
    <w:rsid w:val="27BD2909"/>
    <w:rsid w:val="285106B1"/>
    <w:rsid w:val="28A92FD7"/>
    <w:rsid w:val="291020E7"/>
    <w:rsid w:val="295B20DD"/>
    <w:rsid w:val="29637F21"/>
    <w:rsid w:val="297858BD"/>
    <w:rsid w:val="29982652"/>
    <w:rsid w:val="29B04265"/>
    <w:rsid w:val="2A5E0E11"/>
    <w:rsid w:val="2A845777"/>
    <w:rsid w:val="2ABA15A2"/>
    <w:rsid w:val="2AF84D34"/>
    <w:rsid w:val="2B242C66"/>
    <w:rsid w:val="2B29146C"/>
    <w:rsid w:val="2BF54053"/>
    <w:rsid w:val="2D2E68F6"/>
    <w:rsid w:val="2DEF0789"/>
    <w:rsid w:val="2E01115D"/>
    <w:rsid w:val="2E0750C2"/>
    <w:rsid w:val="2E2B384B"/>
    <w:rsid w:val="2E425C31"/>
    <w:rsid w:val="30BD27EA"/>
    <w:rsid w:val="30D351EF"/>
    <w:rsid w:val="30F02E9C"/>
    <w:rsid w:val="30F304E8"/>
    <w:rsid w:val="31284255"/>
    <w:rsid w:val="314C7441"/>
    <w:rsid w:val="318202A8"/>
    <w:rsid w:val="31C37E05"/>
    <w:rsid w:val="3200303F"/>
    <w:rsid w:val="32242C96"/>
    <w:rsid w:val="323150ED"/>
    <w:rsid w:val="32B14D4D"/>
    <w:rsid w:val="338B4774"/>
    <w:rsid w:val="3392223A"/>
    <w:rsid w:val="33AF4B9A"/>
    <w:rsid w:val="33F22ACC"/>
    <w:rsid w:val="34302AA7"/>
    <w:rsid w:val="34B664EB"/>
    <w:rsid w:val="354D3CAE"/>
    <w:rsid w:val="35E96681"/>
    <w:rsid w:val="365B7F59"/>
    <w:rsid w:val="36670342"/>
    <w:rsid w:val="36B147D9"/>
    <w:rsid w:val="37AC16B6"/>
    <w:rsid w:val="37FD4992"/>
    <w:rsid w:val="38C73B21"/>
    <w:rsid w:val="38FD3929"/>
    <w:rsid w:val="399D5494"/>
    <w:rsid w:val="3A5B0FA7"/>
    <w:rsid w:val="3A7812EC"/>
    <w:rsid w:val="3ACC102F"/>
    <w:rsid w:val="3B3458AE"/>
    <w:rsid w:val="3C865977"/>
    <w:rsid w:val="3CFA75D1"/>
    <w:rsid w:val="3D097450"/>
    <w:rsid w:val="3D715A82"/>
    <w:rsid w:val="3DCB698D"/>
    <w:rsid w:val="3DF17B5D"/>
    <w:rsid w:val="3E0047B1"/>
    <w:rsid w:val="3E3069BC"/>
    <w:rsid w:val="3EA94094"/>
    <w:rsid w:val="3F4B7B3E"/>
    <w:rsid w:val="3FAB508B"/>
    <w:rsid w:val="3FE73C89"/>
    <w:rsid w:val="3FF027C2"/>
    <w:rsid w:val="406F3705"/>
    <w:rsid w:val="41837436"/>
    <w:rsid w:val="41F24302"/>
    <w:rsid w:val="42324BF0"/>
    <w:rsid w:val="42626896"/>
    <w:rsid w:val="42847EA9"/>
    <w:rsid w:val="42D47A59"/>
    <w:rsid w:val="44CB0F5F"/>
    <w:rsid w:val="44CF66C4"/>
    <w:rsid w:val="456A6BF3"/>
    <w:rsid w:val="462D194E"/>
    <w:rsid w:val="467C3113"/>
    <w:rsid w:val="46C01684"/>
    <w:rsid w:val="471433CF"/>
    <w:rsid w:val="473E39F4"/>
    <w:rsid w:val="47644EF7"/>
    <w:rsid w:val="47790388"/>
    <w:rsid w:val="47EF3F27"/>
    <w:rsid w:val="48D460DC"/>
    <w:rsid w:val="48F475D7"/>
    <w:rsid w:val="490311F9"/>
    <w:rsid w:val="497A0E88"/>
    <w:rsid w:val="49E05655"/>
    <w:rsid w:val="4A687CF9"/>
    <w:rsid w:val="4A6C4D9C"/>
    <w:rsid w:val="4A881108"/>
    <w:rsid w:val="4B7A69FB"/>
    <w:rsid w:val="4B7C0C17"/>
    <w:rsid w:val="4B887D52"/>
    <w:rsid w:val="4C12586E"/>
    <w:rsid w:val="4C677C31"/>
    <w:rsid w:val="4C7F73F2"/>
    <w:rsid w:val="4CDF7AFF"/>
    <w:rsid w:val="4D422183"/>
    <w:rsid w:val="4E983985"/>
    <w:rsid w:val="4F251AF6"/>
    <w:rsid w:val="4F6B59C1"/>
    <w:rsid w:val="4F721E66"/>
    <w:rsid w:val="4FA94C3E"/>
    <w:rsid w:val="4FD56DAC"/>
    <w:rsid w:val="50782878"/>
    <w:rsid w:val="50CE4D23"/>
    <w:rsid w:val="50F2091C"/>
    <w:rsid w:val="51A4340C"/>
    <w:rsid w:val="51AB3ABE"/>
    <w:rsid w:val="51D87B8B"/>
    <w:rsid w:val="51F32D46"/>
    <w:rsid w:val="520D61CC"/>
    <w:rsid w:val="526C0BD7"/>
    <w:rsid w:val="52C83325"/>
    <w:rsid w:val="53400F13"/>
    <w:rsid w:val="5351298C"/>
    <w:rsid w:val="5385247B"/>
    <w:rsid w:val="53C53241"/>
    <w:rsid w:val="54244258"/>
    <w:rsid w:val="54474C54"/>
    <w:rsid w:val="54E26330"/>
    <w:rsid w:val="55361410"/>
    <w:rsid w:val="553E7753"/>
    <w:rsid w:val="55BF6A67"/>
    <w:rsid w:val="56010207"/>
    <w:rsid w:val="567C51D4"/>
    <w:rsid w:val="57C52727"/>
    <w:rsid w:val="57E64BA9"/>
    <w:rsid w:val="58403C5A"/>
    <w:rsid w:val="58611CE1"/>
    <w:rsid w:val="587A4EED"/>
    <w:rsid w:val="588F24C6"/>
    <w:rsid w:val="5A2C5827"/>
    <w:rsid w:val="5A41328C"/>
    <w:rsid w:val="5A6C7574"/>
    <w:rsid w:val="5A7F0572"/>
    <w:rsid w:val="5A824FD5"/>
    <w:rsid w:val="5AD60E0F"/>
    <w:rsid w:val="5B6E3C5C"/>
    <w:rsid w:val="5BFF7B7D"/>
    <w:rsid w:val="5C1938B7"/>
    <w:rsid w:val="5D3F529F"/>
    <w:rsid w:val="5DBC4659"/>
    <w:rsid w:val="5DD0791C"/>
    <w:rsid w:val="5E48511F"/>
    <w:rsid w:val="5E61458F"/>
    <w:rsid w:val="5F372EE0"/>
    <w:rsid w:val="5F5210BD"/>
    <w:rsid w:val="5F603EA9"/>
    <w:rsid w:val="5F681A9C"/>
    <w:rsid w:val="5FC133DB"/>
    <w:rsid w:val="60233935"/>
    <w:rsid w:val="602F47E9"/>
    <w:rsid w:val="60F13EA6"/>
    <w:rsid w:val="618678BE"/>
    <w:rsid w:val="61F555FE"/>
    <w:rsid w:val="62186A97"/>
    <w:rsid w:val="62245647"/>
    <w:rsid w:val="63073BCC"/>
    <w:rsid w:val="63714BFD"/>
    <w:rsid w:val="63730E90"/>
    <w:rsid w:val="637644DD"/>
    <w:rsid w:val="637F23D0"/>
    <w:rsid w:val="63AC7EFE"/>
    <w:rsid w:val="644E207B"/>
    <w:rsid w:val="64DA1965"/>
    <w:rsid w:val="650D2C1F"/>
    <w:rsid w:val="65565643"/>
    <w:rsid w:val="662239EB"/>
    <w:rsid w:val="66423DA3"/>
    <w:rsid w:val="66E51502"/>
    <w:rsid w:val="673F160B"/>
    <w:rsid w:val="681F21FD"/>
    <w:rsid w:val="68582403"/>
    <w:rsid w:val="686B65DA"/>
    <w:rsid w:val="69476090"/>
    <w:rsid w:val="69B80A89"/>
    <w:rsid w:val="6A0A6E3E"/>
    <w:rsid w:val="6A6107B8"/>
    <w:rsid w:val="6A876FCF"/>
    <w:rsid w:val="6AA8779E"/>
    <w:rsid w:val="6B5259F4"/>
    <w:rsid w:val="6BE86C87"/>
    <w:rsid w:val="6D377747"/>
    <w:rsid w:val="6D8A5754"/>
    <w:rsid w:val="6E2A65EF"/>
    <w:rsid w:val="6E9E2DA7"/>
    <w:rsid w:val="6EA445F4"/>
    <w:rsid w:val="6EB87BDC"/>
    <w:rsid w:val="6EC802E2"/>
    <w:rsid w:val="6EEA56D0"/>
    <w:rsid w:val="6F0D2CCC"/>
    <w:rsid w:val="6F971EC5"/>
    <w:rsid w:val="6FD32F7F"/>
    <w:rsid w:val="70433E00"/>
    <w:rsid w:val="7053007F"/>
    <w:rsid w:val="710E3FA6"/>
    <w:rsid w:val="721A7717"/>
    <w:rsid w:val="729D0499"/>
    <w:rsid w:val="72FA2A34"/>
    <w:rsid w:val="758B625C"/>
    <w:rsid w:val="759E7CC9"/>
    <w:rsid w:val="76210DED"/>
    <w:rsid w:val="763F3F33"/>
    <w:rsid w:val="767251C4"/>
    <w:rsid w:val="76A55635"/>
    <w:rsid w:val="76B84BF0"/>
    <w:rsid w:val="76E14E07"/>
    <w:rsid w:val="776C7C79"/>
    <w:rsid w:val="786C7072"/>
    <w:rsid w:val="78F10436"/>
    <w:rsid w:val="794E68E0"/>
    <w:rsid w:val="79F16039"/>
    <w:rsid w:val="7A65627E"/>
    <w:rsid w:val="7A9B57F3"/>
    <w:rsid w:val="7AD20DB3"/>
    <w:rsid w:val="7B957A8E"/>
    <w:rsid w:val="7BA63759"/>
    <w:rsid w:val="7BEE7247"/>
    <w:rsid w:val="7C2356F3"/>
    <w:rsid w:val="7CBA4585"/>
    <w:rsid w:val="7CD476C9"/>
    <w:rsid w:val="7CE1085B"/>
    <w:rsid w:val="7D4D5E56"/>
    <w:rsid w:val="7E9152BF"/>
    <w:rsid w:val="7F0273F6"/>
    <w:rsid w:val="7F1C1F84"/>
    <w:rsid w:val="7F440C04"/>
    <w:rsid w:val="7FD12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D2D969"/>
  <w15:docId w15:val="{A4A769E6-F9FE-7243-A264-D25967664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360" w:lineRule="auto"/>
      <w:jc w:val="both"/>
    </w:pPr>
    <w:rPr>
      <w:rFonts w:cstheme="minorBidi"/>
      <w:kern w:val="2"/>
      <w:sz w:val="21"/>
      <w:szCs w:val="22"/>
    </w:rPr>
  </w:style>
  <w:style w:type="paragraph" w:styleId="1">
    <w:name w:val="heading 1"/>
    <w:basedOn w:val="a"/>
    <w:next w:val="a"/>
    <w:link w:val="10"/>
    <w:autoRedefine/>
    <w:uiPriority w:val="9"/>
    <w:qFormat/>
    <w:pPr>
      <w:keepNext/>
      <w:keepLines/>
      <w:jc w:val="center"/>
      <w:outlineLvl w:val="0"/>
    </w:pPr>
    <w:rPr>
      <w:b/>
      <w:bCs/>
      <w:kern w:val="44"/>
      <w:szCs w:val="44"/>
    </w:rPr>
  </w:style>
  <w:style w:type="paragraph" w:styleId="2">
    <w:name w:val="heading 2"/>
    <w:basedOn w:val="a"/>
    <w:next w:val="a"/>
    <w:link w:val="20"/>
    <w:autoRedefine/>
    <w:uiPriority w:val="9"/>
    <w:unhideWhenUsed/>
    <w:qFormat/>
    <w:pPr>
      <w:keepNext/>
      <w:keepLines/>
      <w:outlineLvl w:val="1"/>
    </w:pPr>
    <w:rPr>
      <w:rFonts w:asciiTheme="majorHAnsi" w:hAnsiTheme="majorHAnsi" w:cstheme="majorBidi"/>
      <w:b/>
      <w:bCs/>
      <w:color w:val="FF0000"/>
      <w:szCs w:val="32"/>
    </w:rPr>
  </w:style>
  <w:style w:type="paragraph" w:styleId="3">
    <w:name w:val="heading 3"/>
    <w:basedOn w:val="a"/>
    <w:next w:val="a"/>
    <w:link w:val="30"/>
    <w:autoRedefine/>
    <w:uiPriority w:val="9"/>
    <w:unhideWhenUsed/>
    <w:qFormat/>
    <w:pPr>
      <w:keepNext/>
      <w:keepLines/>
      <w:spacing w:line="300" w:lineRule="auto"/>
      <w:outlineLvl w:val="2"/>
    </w:pPr>
    <w:rPr>
      <w:b/>
      <w:bCs/>
      <w:szCs w:val="32"/>
    </w:rPr>
  </w:style>
  <w:style w:type="paragraph" w:styleId="4">
    <w:name w:val="heading 4"/>
    <w:basedOn w:val="a"/>
    <w:next w:val="a"/>
    <w:link w:val="40"/>
    <w:autoRedefine/>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unhideWhenUsed/>
    <w:qFormat/>
    <w:rPr>
      <w:rFonts w:asciiTheme="majorHAnsi" w:eastAsia="黑体" w:hAnsiTheme="majorHAnsi" w:cstheme="majorBidi"/>
      <w:sz w:val="20"/>
      <w:szCs w:val="20"/>
    </w:rPr>
  </w:style>
  <w:style w:type="paragraph" w:styleId="a4">
    <w:name w:val="annotation text"/>
    <w:basedOn w:val="a"/>
    <w:link w:val="a5"/>
    <w:autoRedefine/>
    <w:uiPriority w:val="99"/>
    <w:unhideWhenUsed/>
    <w:qFormat/>
    <w:pPr>
      <w:jc w:val="left"/>
    </w:pPr>
  </w:style>
  <w:style w:type="paragraph" w:styleId="a6">
    <w:name w:val="endnote text"/>
    <w:basedOn w:val="a"/>
    <w:link w:val="a7"/>
    <w:autoRedefine/>
    <w:uiPriority w:val="99"/>
    <w:unhideWhenUsed/>
    <w:qFormat/>
    <w:pPr>
      <w:snapToGrid w:val="0"/>
      <w:jc w:val="left"/>
    </w:pPr>
  </w:style>
  <w:style w:type="paragraph" w:styleId="a8">
    <w:name w:val="Balloon Text"/>
    <w:basedOn w:val="a"/>
    <w:link w:val="a9"/>
    <w:autoRedefine/>
    <w:uiPriority w:val="99"/>
    <w:semiHidden/>
    <w:unhideWhenUsed/>
    <w:qFormat/>
    <w:pPr>
      <w:spacing w:line="240" w:lineRule="auto"/>
    </w:pPr>
    <w:rPr>
      <w:rFonts w:ascii="宋体"/>
      <w:sz w:val="18"/>
      <w:szCs w:val="18"/>
    </w:rPr>
  </w:style>
  <w:style w:type="paragraph" w:styleId="aa">
    <w:name w:val="footer"/>
    <w:basedOn w:val="a"/>
    <w:link w:val="ab"/>
    <w:autoRedefine/>
    <w:uiPriority w:val="99"/>
    <w:unhideWhenUsed/>
    <w:qFormat/>
    <w:pPr>
      <w:tabs>
        <w:tab w:val="center" w:pos="4153"/>
        <w:tab w:val="right" w:pos="8306"/>
      </w:tabs>
      <w:snapToGrid w:val="0"/>
      <w:jc w:val="left"/>
    </w:pPr>
    <w:rPr>
      <w:sz w:val="18"/>
      <w:szCs w:val="18"/>
    </w:rPr>
  </w:style>
  <w:style w:type="paragraph" w:styleId="ac">
    <w:name w:val="header"/>
    <w:basedOn w:val="a"/>
    <w:link w:val="ad"/>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autoRedefine/>
    <w:uiPriority w:val="99"/>
    <w:unhideWhenUsed/>
    <w:qFormat/>
    <w:pPr>
      <w:snapToGrid w:val="0"/>
      <w:spacing w:line="276" w:lineRule="auto"/>
      <w:ind w:firstLine="420"/>
    </w:pPr>
    <w:rPr>
      <w:rFonts w:cs="Times New Roman"/>
      <w:sz w:val="18"/>
      <w:szCs w:val="18"/>
    </w:rPr>
  </w:style>
  <w:style w:type="paragraph" w:styleId="af0">
    <w:name w:val="Normal (Web)"/>
    <w:basedOn w:val="a"/>
    <w:autoRedefine/>
    <w:uiPriority w:val="99"/>
    <w:semiHidden/>
    <w:unhideWhenUsed/>
    <w:qFormat/>
    <w:rPr>
      <w:rFonts w:cs="Times New Roman"/>
      <w:sz w:val="24"/>
      <w:szCs w:val="24"/>
    </w:rPr>
  </w:style>
  <w:style w:type="paragraph" w:styleId="af1">
    <w:name w:val="annotation subject"/>
    <w:basedOn w:val="a4"/>
    <w:next w:val="a4"/>
    <w:link w:val="af2"/>
    <w:autoRedefine/>
    <w:uiPriority w:val="99"/>
    <w:semiHidden/>
    <w:unhideWhenUsed/>
    <w:qFormat/>
    <w:rPr>
      <w:b/>
      <w:bCs/>
    </w:rPr>
  </w:style>
  <w:style w:type="table" w:styleId="af3">
    <w:name w:val="Table Grid"/>
    <w:basedOn w:val="a1"/>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autoRedefine/>
    <w:uiPriority w:val="22"/>
    <w:qFormat/>
    <w:rPr>
      <w:b/>
    </w:rPr>
  </w:style>
  <w:style w:type="character" w:styleId="af5">
    <w:name w:val="endnote reference"/>
    <w:basedOn w:val="a0"/>
    <w:autoRedefine/>
    <w:uiPriority w:val="99"/>
    <w:semiHidden/>
    <w:unhideWhenUsed/>
    <w:qFormat/>
    <w:rPr>
      <w:vertAlign w:val="superscript"/>
    </w:rPr>
  </w:style>
  <w:style w:type="character" w:styleId="af6">
    <w:name w:val="FollowedHyperlink"/>
    <w:basedOn w:val="a0"/>
    <w:autoRedefine/>
    <w:uiPriority w:val="99"/>
    <w:semiHidden/>
    <w:unhideWhenUsed/>
    <w:qFormat/>
    <w:rPr>
      <w:color w:val="954F72" w:themeColor="followedHyperlink"/>
      <w:u w:val="single"/>
    </w:rPr>
  </w:style>
  <w:style w:type="character" w:styleId="af7">
    <w:name w:val="Emphasis"/>
    <w:basedOn w:val="a0"/>
    <w:autoRedefine/>
    <w:uiPriority w:val="20"/>
    <w:qFormat/>
    <w:rPr>
      <w:i/>
    </w:rPr>
  </w:style>
  <w:style w:type="character" w:styleId="af8">
    <w:name w:val="Hyperlink"/>
    <w:basedOn w:val="a0"/>
    <w:autoRedefine/>
    <w:uiPriority w:val="99"/>
    <w:unhideWhenUsed/>
    <w:qFormat/>
    <w:rPr>
      <w:color w:val="0563C1" w:themeColor="hyperlink"/>
      <w:u w:val="single"/>
    </w:rPr>
  </w:style>
  <w:style w:type="character" w:styleId="af9">
    <w:name w:val="annotation reference"/>
    <w:basedOn w:val="a0"/>
    <w:autoRedefine/>
    <w:uiPriority w:val="99"/>
    <w:semiHidden/>
    <w:unhideWhenUsed/>
    <w:qFormat/>
    <w:rPr>
      <w:sz w:val="21"/>
      <w:szCs w:val="21"/>
    </w:rPr>
  </w:style>
  <w:style w:type="character" w:styleId="afa">
    <w:name w:val="footnote reference"/>
    <w:basedOn w:val="a0"/>
    <w:autoRedefine/>
    <w:uiPriority w:val="99"/>
    <w:semiHidden/>
    <w:unhideWhenUsed/>
    <w:qFormat/>
    <w:rPr>
      <w:vertAlign w:val="superscript"/>
    </w:rPr>
  </w:style>
  <w:style w:type="character" w:customStyle="1" w:styleId="10">
    <w:name w:val="标题 1 字符"/>
    <w:basedOn w:val="a0"/>
    <w:link w:val="1"/>
    <w:autoRedefine/>
    <w:uiPriority w:val="9"/>
    <w:qFormat/>
    <w:rPr>
      <w:rFonts w:cstheme="minorBidi"/>
      <w:b/>
      <w:bCs/>
      <w:kern w:val="44"/>
      <w:sz w:val="21"/>
      <w:szCs w:val="44"/>
    </w:rPr>
  </w:style>
  <w:style w:type="character" w:customStyle="1" w:styleId="ad">
    <w:name w:val="页眉 字符"/>
    <w:basedOn w:val="a0"/>
    <w:link w:val="ac"/>
    <w:autoRedefine/>
    <w:uiPriority w:val="99"/>
    <w:qFormat/>
    <w:rPr>
      <w:sz w:val="18"/>
      <w:szCs w:val="18"/>
    </w:rPr>
  </w:style>
  <w:style w:type="character" w:customStyle="1" w:styleId="ab">
    <w:name w:val="页脚 字符"/>
    <w:basedOn w:val="a0"/>
    <w:link w:val="aa"/>
    <w:autoRedefine/>
    <w:uiPriority w:val="99"/>
    <w:qFormat/>
    <w:rPr>
      <w:sz w:val="18"/>
      <w:szCs w:val="18"/>
    </w:rPr>
  </w:style>
  <w:style w:type="character" w:customStyle="1" w:styleId="30">
    <w:name w:val="标题 3 字符"/>
    <w:basedOn w:val="a0"/>
    <w:link w:val="3"/>
    <w:autoRedefine/>
    <w:uiPriority w:val="9"/>
    <w:qFormat/>
    <w:rPr>
      <w:b/>
      <w:bCs/>
      <w:szCs w:val="32"/>
    </w:rPr>
  </w:style>
  <w:style w:type="character" w:customStyle="1" w:styleId="af">
    <w:name w:val="脚注文本 字符"/>
    <w:basedOn w:val="a0"/>
    <w:link w:val="ae"/>
    <w:autoRedefine/>
    <w:uiPriority w:val="99"/>
    <w:qFormat/>
    <w:rPr>
      <w:kern w:val="2"/>
      <w:sz w:val="18"/>
      <w:szCs w:val="18"/>
    </w:rPr>
  </w:style>
  <w:style w:type="paragraph" w:styleId="afb">
    <w:name w:val="List Paragraph"/>
    <w:basedOn w:val="a"/>
    <w:autoRedefine/>
    <w:uiPriority w:val="34"/>
    <w:qFormat/>
    <w:pPr>
      <w:ind w:firstLineChars="200" w:firstLine="420"/>
    </w:pPr>
  </w:style>
  <w:style w:type="character" w:customStyle="1" w:styleId="20">
    <w:name w:val="标题 2 字符"/>
    <w:basedOn w:val="a0"/>
    <w:link w:val="2"/>
    <w:autoRedefine/>
    <w:uiPriority w:val="9"/>
    <w:qFormat/>
    <w:rPr>
      <w:rFonts w:asciiTheme="majorHAnsi" w:hAnsiTheme="majorHAnsi" w:cstheme="majorBidi"/>
      <w:b/>
      <w:bCs/>
      <w:color w:val="FF0000"/>
      <w:szCs w:val="32"/>
    </w:rPr>
  </w:style>
  <w:style w:type="paragraph" w:customStyle="1" w:styleId="afc">
    <w:name w:val="脚注样式"/>
    <w:basedOn w:val="ae"/>
    <w:link w:val="afd"/>
    <w:autoRedefine/>
    <w:qFormat/>
    <w:pPr>
      <w:spacing w:line="240" w:lineRule="auto"/>
    </w:pPr>
  </w:style>
  <w:style w:type="character" w:customStyle="1" w:styleId="40">
    <w:name w:val="标题 4 字符"/>
    <w:basedOn w:val="a0"/>
    <w:link w:val="4"/>
    <w:autoRedefine/>
    <w:uiPriority w:val="9"/>
    <w:semiHidden/>
    <w:qFormat/>
    <w:rPr>
      <w:rFonts w:asciiTheme="majorHAnsi" w:eastAsiaTheme="majorEastAsia" w:hAnsiTheme="majorHAnsi" w:cstheme="majorBidi"/>
      <w:b/>
      <w:bCs/>
      <w:sz w:val="28"/>
      <w:szCs w:val="28"/>
    </w:rPr>
  </w:style>
  <w:style w:type="character" w:customStyle="1" w:styleId="afd">
    <w:name w:val="脚注样式 字符"/>
    <w:basedOn w:val="af"/>
    <w:link w:val="afc"/>
    <w:autoRedefine/>
    <w:qFormat/>
    <w:rPr>
      <w:kern w:val="2"/>
      <w:sz w:val="18"/>
      <w:szCs w:val="18"/>
    </w:rPr>
  </w:style>
  <w:style w:type="character" w:customStyle="1" w:styleId="a7">
    <w:name w:val="尾注文本 字符"/>
    <w:basedOn w:val="a0"/>
    <w:link w:val="a6"/>
    <w:autoRedefine/>
    <w:uiPriority w:val="99"/>
    <w:qFormat/>
  </w:style>
  <w:style w:type="character" w:customStyle="1" w:styleId="a9">
    <w:name w:val="批注框文本 字符"/>
    <w:basedOn w:val="a0"/>
    <w:link w:val="a8"/>
    <w:autoRedefine/>
    <w:uiPriority w:val="99"/>
    <w:semiHidden/>
    <w:qFormat/>
    <w:rPr>
      <w:rFonts w:ascii="宋体"/>
      <w:sz w:val="18"/>
      <w:szCs w:val="18"/>
    </w:rPr>
  </w:style>
  <w:style w:type="character" w:customStyle="1" w:styleId="a5">
    <w:name w:val="批注文字 字符"/>
    <w:basedOn w:val="a0"/>
    <w:link w:val="a4"/>
    <w:autoRedefine/>
    <w:uiPriority w:val="99"/>
    <w:qFormat/>
  </w:style>
  <w:style w:type="character" w:customStyle="1" w:styleId="af2">
    <w:name w:val="批注主题 字符"/>
    <w:basedOn w:val="a5"/>
    <w:link w:val="af1"/>
    <w:autoRedefine/>
    <w:uiPriority w:val="99"/>
    <w:semiHidden/>
    <w:qFormat/>
    <w:rPr>
      <w:b/>
      <w:bCs/>
    </w:rPr>
  </w:style>
  <w:style w:type="character" w:customStyle="1" w:styleId="11">
    <w:name w:val="未处理的提及1"/>
    <w:basedOn w:val="a0"/>
    <w:autoRedefine/>
    <w:uiPriority w:val="99"/>
    <w:semiHidden/>
    <w:unhideWhenUsed/>
    <w:qFormat/>
    <w:rPr>
      <w:color w:val="605E5C"/>
      <w:shd w:val="clear" w:color="auto" w:fill="E1DFDD"/>
    </w:rPr>
  </w:style>
  <w:style w:type="paragraph" w:customStyle="1" w:styleId="12">
    <w:name w:val="修订1"/>
    <w:autoRedefine/>
    <w:hidden/>
    <w:uiPriority w:val="99"/>
    <w:semiHidden/>
    <w:qFormat/>
    <w:rPr>
      <w:rFonts w:cstheme="minorBidi"/>
      <w:kern w:val="2"/>
      <w:sz w:val="21"/>
      <w:szCs w:val="22"/>
    </w:rPr>
  </w:style>
  <w:style w:type="paragraph" w:customStyle="1" w:styleId="21">
    <w:name w:val="修订2"/>
    <w:autoRedefine/>
    <w:hidden/>
    <w:uiPriority w:val="99"/>
    <w:unhideWhenUsed/>
    <w:qFormat/>
    <w:rPr>
      <w:rFonts w:cstheme="minorBidi"/>
      <w:kern w:val="2"/>
      <w:sz w:val="21"/>
      <w:szCs w:val="22"/>
    </w:rPr>
  </w:style>
  <w:style w:type="paragraph" w:customStyle="1" w:styleId="31">
    <w:name w:val="修订3"/>
    <w:autoRedefine/>
    <w:hidden/>
    <w:uiPriority w:val="99"/>
    <w:unhideWhenUsed/>
    <w:qFormat/>
    <w:rPr>
      <w:rFonts w:cstheme="minorBidi"/>
      <w:kern w:val="2"/>
      <w:sz w:val="21"/>
      <w:szCs w:val="22"/>
    </w:rPr>
  </w:style>
  <w:style w:type="paragraph" w:customStyle="1" w:styleId="41">
    <w:name w:val="修订4"/>
    <w:autoRedefine/>
    <w:hidden/>
    <w:uiPriority w:val="99"/>
    <w:unhideWhenUsed/>
    <w:qFormat/>
    <w:rPr>
      <w:rFonts w:cstheme="minorBidi"/>
      <w:kern w:val="2"/>
      <w:sz w:val="21"/>
      <w:szCs w:val="22"/>
    </w:rPr>
  </w:style>
  <w:style w:type="paragraph" w:customStyle="1" w:styleId="5">
    <w:name w:val="修订5"/>
    <w:autoRedefine/>
    <w:hidden/>
    <w:uiPriority w:val="99"/>
    <w:unhideWhenUsed/>
    <w:qFormat/>
    <w:rPr>
      <w:rFonts w:cstheme="minorBidi"/>
      <w:kern w:val="2"/>
      <w:sz w:val="21"/>
      <w:szCs w:val="22"/>
    </w:rPr>
  </w:style>
  <w:style w:type="paragraph" w:customStyle="1" w:styleId="6">
    <w:name w:val="修订6"/>
    <w:autoRedefine/>
    <w:hidden/>
    <w:uiPriority w:val="99"/>
    <w:unhideWhenUsed/>
    <w:qFormat/>
    <w:rPr>
      <w:rFonts w:cstheme="minorBidi"/>
      <w:kern w:val="2"/>
      <w:sz w:val="21"/>
      <w:szCs w:val="22"/>
    </w:rPr>
  </w:style>
  <w:style w:type="character" w:customStyle="1" w:styleId="22">
    <w:name w:val="未处理的提及2"/>
    <w:basedOn w:val="a0"/>
    <w:autoRedefine/>
    <w:uiPriority w:val="99"/>
    <w:semiHidden/>
    <w:unhideWhenUsed/>
    <w:qFormat/>
    <w:rPr>
      <w:color w:val="605E5C"/>
      <w:shd w:val="clear" w:color="auto" w:fill="E1DFDD"/>
    </w:rPr>
  </w:style>
  <w:style w:type="paragraph" w:styleId="afe">
    <w:name w:val="Revision"/>
    <w:hidden/>
    <w:uiPriority w:val="99"/>
    <w:unhideWhenUsed/>
    <w:rsid w:val="00E90B0C"/>
    <w:rPr>
      <w:rFonts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cppcc.gov.cn/zxww/2018/03/11/ARTI1520730718131942.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50419-F643-2F49-93DF-10AD564B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3595</Words>
  <Characters>20495</Characters>
  <Application>Microsoft Office Word</Application>
  <DocSecurity>0</DocSecurity>
  <Lines>170</Lines>
  <Paragraphs>48</Paragraphs>
  <ScaleCrop>false</ScaleCrop>
  <Company/>
  <LinksUpToDate>false</LinksUpToDate>
  <CharactersWithSpaces>24042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狄桉</dc:creator>
  <cp:lastModifiedBy>Microsoft Office User</cp:lastModifiedBy>
  <cp:revision>247</cp:revision>
  <dcterms:created xsi:type="dcterms:W3CDTF">2025-10-23T04:48:00Z</dcterms:created>
  <dcterms:modified xsi:type="dcterms:W3CDTF">2026-06-04T15:51:00Z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6C48E019B1754B0C8B82FFEC4D60B831_13</vt:lpwstr>
  </property>
</Properties>
</file>